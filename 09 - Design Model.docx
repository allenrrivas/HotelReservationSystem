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4CB2C33D" w:rsidR="004C00E5" w:rsidRDefault="00AE6E4C" w:rsidP="00D73986">
      <w:pPr>
        <w:pStyle w:val="Title"/>
      </w:pPr>
      <w:bookmarkStart w:id="0" w:name="DocumentTitle"/>
      <w:r>
        <w:t>Design Model</w:t>
      </w:r>
      <w:r w:rsidR="00EA16FE">
        <w:t xml:space="preserve"> </w:t>
      </w:r>
      <w:bookmarkEnd w:id="0"/>
    </w:p>
    <w:p w14:paraId="66816C2B" w14:textId="6F428B45" w:rsidR="00EC7326" w:rsidRPr="00EC7326" w:rsidRDefault="004931D0" w:rsidP="00D73986">
      <w:pPr>
        <w:pStyle w:val="Title"/>
      </w:pPr>
      <w:r>
        <w:t>f</w:t>
      </w:r>
      <w:r w:rsidR="00EC7326" w:rsidRPr="00EC7326">
        <w:t>or the</w:t>
      </w:r>
    </w:p>
    <w:p w14:paraId="288E5FC1" w14:textId="1ECB405C" w:rsidR="00A82140" w:rsidRDefault="006457A2"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70D0AD" wp14:editId="7B3CE6BD">
            <wp:extent cx="1791092" cy="1791092"/>
            <wp:effectExtent l="0" t="0" r="0" b="0"/>
            <wp:docPr id="14" name="Graphic 14" descr="Slee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Sleep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19993" cy="1819993"/>
                    </a:xfrm>
                    <a:prstGeom prst="rect">
                      <a:avLst/>
                    </a:prstGeom>
                  </pic:spPr>
                </pic:pic>
              </a:graphicData>
            </a:graphic>
          </wp:inline>
        </w:drawing>
      </w:r>
    </w:p>
    <w:p w14:paraId="606880A5" w14:textId="2D8E3407" w:rsidR="00EC7326" w:rsidRDefault="006457A2" w:rsidP="00D73986">
      <w:pPr>
        <w:pStyle w:val="Title"/>
      </w:pPr>
      <w:r>
        <w:t>Hotel Room Reservation</w:t>
      </w:r>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166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9"/>
      </w:tblGrid>
      <w:tr w:rsidR="00C437BC" w14:paraId="5D76B5A5" w14:textId="77777777" w:rsidTr="00C437BC">
        <w:trPr>
          <w:cantSplit/>
        </w:trPr>
        <w:tc>
          <w:tcPr>
            <w:tcW w:w="3599" w:type="dxa"/>
          </w:tcPr>
          <w:p w14:paraId="2757CD96" w14:textId="4335E20E" w:rsidR="00C437BC" w:rsidRPr="00A011D0" w:rsidRDefault="00C437BC" w:rsidP="00A011D0">
            <w:pPr>
              <w:rPr>
                <w:b/>
                <w:bCs/>
              </w:rPr>
            </w:pPr>
            <w:r>
              <w:rPr>
                <w:b/>
                <w:bCs/>
              </w:rPr>
              <w:t>Allen Rivas</w:t>
            </w:r>
          </w:p>
        </w:tc>
      </w:tr>
      <w:tr w:rsidR="00C437BC" w14:paraId="34AA4C19" w14:textId="77777777" w:rsidTr="00C437BC">
        <w:trPr>
          <w:cantSplit/>
        </w:trPr>
        <w:tc>
          <w:tcPr>
            <w:tcW w:w="3599" w:type="dxa"/>
          </w:tcPr>
          <w:p w14:paraId="207D6008" w14:textId="55F68830" w:rsidR="00C437BC" w:rsidRDefault="00C437BC" w:rsidP="00946076">
            <w:pPr>
              <w:ind w:left="164"/>
            </w:pPr>
            <w:r>
              <w:t>Chief Technical Officer (CTO)</w:t>
            </w:r>
          </w:p>
        </w:tc>
      </w:tr>
      <w:tr w:rsidR="00C437BC" w14:paraId="6DEBAC48" w14:textId="77777777" w:rsidTr="00C437BC">
        <w:trPr>
          <w:cantSplit/>
        </w:trPr>
        <w:tc>
          <w:tcPr>
            <w:tcW w:w="3599" w:type="dxa"/>
          </w:tcPr>
          <w:p w14:paraId="2D45E2AB" w14:textId="60F22F62" w:rsidR="00C437BC" w:rsidRDefault="003571E1" w:rsidP="00946076">
            <w:pPr>
              <w:ind w:left="164"/>
            </w:pPr>
            <w:hyperlink r:id="rId11" w:history="1">
              <w:r w:rsidR="00C437BC" w:rsidRPr="00F804C2">
                <w:rPr>
                  <w:rStyle w:val="Hyperlink"/>
                </w:rPr>
                <w:t>allen.rrivas30@csu.fullerton.edu</w:t>
              </w:r>
            </w:hyperlink>
            <w:r w:rsidR="00C437BC">
              <w:t xml:space="preserve"> </w:t>
            </w:r>
          </w:p>
        </w:tc>
      </w:tr>
    </w:tbl>
    <w:p w14:paraId="7163C404" w14:textId="77777777" w:rsidR="00FE6391" w:rsidRDefault="00FE6391" w:rsidP="00D73986">
      <w:pPr>
        <w:sectPr w:rsidR="00FE6391" w:rsidSect="00FE6391">
          <w:headerReference w:type="even" r:id="rId12"/>
          <w:headerReference w:type="default" r:id="rId13"/>
          <w:footerReference w:type="even" r:id="rId14"/>
          <w:footerReference w:type="default" r:id="rId15"/>
          <w:headerReference w:type="first" r:id="rId16"/>
          <w:footerReference w:type="first" r:id="rId17"/>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5B969AA7" w:rsidR="00760A8E" w:rsidRDefault="00760A8E" w:rsidP="00D73986">
            <w:r>
              <w:t>1.</w:t>
            </w:r>
            <w:r w:rsidR="00D500CA">
              <w:t>1</w:t>
            </w:r>
          </w:p>
        </w:tc>
        <w:tc>
          <w:tcPr>
            <w:tcW w:w="867" w:type="pct"/>
          </w:tcPr>
          <w:p w14:paraId="5E8D5A3E" w14:textId="21534140" w:rsidR="00760A8E" w:rsidRDefault="00EC7A6E" w:rsidP="00D73986">
            <w:r>
              <w:t>April</w:t>
            </w:r>
            <w:r w:rsidR="00642826">
              <w:t xml:space="preserve"> 27, 2021</w:t>
            </w:r>
          </w:p>
        </w:tc>
        <w:tc>
          <w:tcPr>
            <w:tcW w:w="2961" w:type="pct"/>
          </w:tcPr>
          <w:p w14:paraId="6FCBE220" w14:textId="3A9F3052" w:rsidR="00760A8E" w:rsidRDefault="00760A8E" w:rsidP="00D2139F">
            <w:pPr>
              <w:pStyle w:val="ListParagraph"/>
              <w:numPr>
                <w:ilvl w:val="0"/>
                <w:numId w:val="1"/>
              </w:numPr>
              <w:ind w:left="256" w:hanging="270"/>
            </w:pPr>
            <w:r>
              <w:t>Initial Release</w:t>
            </w:r>
            <w:r w:rsidR="00642826">
              <w:t xml:space="preserve">. Provided an updated version of the static view and dynamic view, which were built of the past diagrams that were made in Interception Phase. </w:t>
            </w:r>
          </w:p>
        </w:tc>
        <w:tc>
          <w:tcPr>
            <w:tcW w:w="748" w:type="pct"/>
          </w:tcPr>
          <w:p w14:paraId="7BAECB26" w14:textId="699EF8DC" w:rsidR="00760A8E" w:rsidRDefault="00642826" w:rsidP="00D73986">
            <w:r>
              <w:t>Allen Rivas</w:t>
            </w:r>
          </w:p>
        </w:tc>
      </w:tr>
      <w:tr w:rsidR="00EC7A6E" w14:paraId="2006A9DC" w14:textId="77777777" w:rsidTr="0023674B">
        <w:tc>
          <w:tcPr>
            <w:tcW w:w="0" w:type="auto"/>
          </w:tcPr>
          <w:p w14:paraId="12610292" w14:textId="65A9044E" w:rsidR="00EC7A6E" w:rsidRDefault="00EC7A6E" w:rsidP="00D73986">
            <w:r>
              <w:t>1.2</w:t>
            </w:r>
          </w:p>
        </w:tc>
        <w:tc>
          <w:tcPr>
            <w:tcW w:w="867" w:type="pct"/>
          </w:tcPr>
          <w:p w14:paraId="2EAC509D" w14:textId="6E6DEB36" w:rsidR="00EC7A6E" w:rsidRDefault="00EC7A6E" w:rsidP="00D73986">
            <w:r>
              <w:t>May 16, 2021</w:t>
            </w:r>
          </w:p>
        </w:tc>
        <w:tc>
          <w:tcPr>
            <w:tcW w:w="2961" w:type="pct"/>
          </w:tcPr>
          <w:p w14:paraId="239D6C02" w14:textId="7C8F041E" w:rsidR="00EC7A6E" w:rsidRDefault="00EC7A6E" w:rsidP="00D2139F">
            <w:pPr>
              <w:pStyle w:val="ListParagraph"/>
              <w:numPr>
                <w:ilvl w:val="0"/>
                <w:numId w:val="1"/>
              </w:numPr>
              <w:ind w:left="256" w:hanging="270"/>
            </w:pPr>
            <w:r>
              <w:t>Changes have been made to the Static View and all Software Sequence Diagrams .</w:t>
            </w:r>
          </w:p>
        </w:tc>
        <w:tc>
          <w:tcPr>
            <w:tcW w:w="748" w:type="pct"/>
          </w:tcPr>
          <w:p w14:paraId="69453B73" w14:textId="3E56D2F7" w:rsidR="00EC7A6E" w:rsidRDefault="00EC7A6E" w:rsidP="00D73986">
            <w:r>
              <w:t>Allen Rivas</w:t>
            </w:r>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58CA73B" w14:textId="59F19ACD" w:rsidR="00A83C0D" w:rsidRDefault="000C530D">
          <w:pPr>
            <w:pStyle w:val="TOC1"/>
            <w:rPr>
              <w:rFonts w:eastAsiaTheme="minorEastAsia"/>
              <w:sz w:val="22"/>
            </w:rPr>
          </w:pPr>
          <w:r>
            <w:fldChar w:fldCharType="begin"/>
          </w:r>
          <w:r>
            <w:instrText xml:space="preserve"> TOC \o "1-4" \h \z \u </w:instrText>
          </w:r>
          <w:r>
            <w:fldChar w:fldCharType="separate"/>
          </w:r>
          <w:hyperlink w:anchor="_Toc50298153" w:history="1">
            <w:r w:rsidR="00A83C0D" w:rsidRPr="00E30FA7">
              <w:rPr>
                <w:rStyle w:val="Hyperlink"/>
              </w:rPr>
              <w:t>1</w:t>
            </w:r>
            <w:r w:rsidR="00A83C0D">
              <w:rPr>
                <w:rFonts w:eastAsiaTheme="minorEastAsia"/>
                <w:sz w:val="22"/>
              </w:rPr>
              <w:tab/>
            </w:r>
            <w:r w:rsidR="00A83C0D" w:rsidRPr="00E30FA7">
              <w:rPr>
                <w:rStyle w:val="Hyperlink"/>
              </w:rPr>
              <w:t>Static View</w:t>
            </w:r>
            <w:r w:rsidR="00A83C0D">
              <w:rPr>
                <w:webHidden/>
              </w:rPr>
              <w:tab/>
            </w:r>
            <w:r w:rsidR="00A83C0D">
              <w:rPr>
                <w:webHidden/>
              </w:rPr>
              <w:fldChar w:fldCharType="begin"/>
            </w:r>
            <w:r w:rsidR="00A83C0D">
              <w:rPr>
                <w:webHidden/>
              </w:rPr>
              <w:instrText xml:space="preserve"> PAGEREF _Toc50298153 \h </w:instrText>
            </w:r>
            <w:r w:rsidR="00A83C0D">
              <w:rPr>
                <w:webHidden/>
              </w:rPr>
            </w:r>
            <w:r w:rsidR="00A83C0D">
              <w:rPr>
                <w:webHidden/>
              </w:rPr>
              <w:fldChar w:fldCharType="separate"/>
            </w:r>
            <w:r w:rsidR="00022A7A">
              <w:rPr>
                <w:webHidden/>
              </w:rPr>
              <w:t>1</w:t>
            </w:r>
            <w:r w:rsidR="00A83C0D">
              <w:rPr>
                <w:webHidden/>
              </w:rPr>
              <w:fldChar w:fldCharType="end"/>
            </w:r>
          </w:hyperlink>
        </w:p>
        <w:p w14:paraId="7FF842F1" w14:textId="6D56DC49" w:rsidR="00A83C0D" w:rsidRDefault="003571E1">
          <w:pPr>
            <w:pStyle w:val="TOC2"/>
            <w:rPr>
              <w:rFonts w:eastAsiaTheme="minorEastAsia"/>
              <w:noProof/>
            </w:rPr>
          </w:pPr>
          <w:hyperlink w:anchor="_Toc50298154" w:history="1">
            <w:r w:rsidR="00A83C0D" w:rsidRPr="00E30FA7">
              <w:rPr>
                <w:rStyle w:val="Hyperlink"/>
                <w:noProof/>
              </w:rPr>
              <w:t>1.1</w:t>
            </w:r>
            <w:r w:rsidR="00A83C0D">
              <w:rPr>
                <w:rFonts w:eastAsiaTheme="minorEastAsia"/>
                <w:noProof/>
              </w:rPr>
              <w:tab/>
            </w:r>
            <w:r w:rsidR="00B34DEE">
              <w:rPr>
                <w:rStyle w:val="Hyperlink"/>
                <w:noProof/>
              </w:rPr>
              <w:t>Hotel Reservation System</w:t>
            </w:r>
            <w:r w:rsidR="00A83C0D">
              <w:rPr>
                <w:noProof/>
                <w:webHidden/>
              </w:rPr>
              <w:tab/>
            </w:r>
            <w:r w:rsidR="00A83C0D">
              <w:rPr>
                <w:noProof/>
                <w:webHidden/>
              </w:rPr>
              <w:fldChar w:fldCharType="begin"/>
            </w:r>
            <w:r w:rsidR="00A83C0D">
              <w:rPr>
                <w:noProof/>
                <w:webHidden/>
              </w:rPr>
              <w:instrText xml:space="preserve"> PAGEREF _Toc50298154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722D26D0" w14:textId="09AB0DD5" w:rsidR="00A83C0D" w:rsidRDefault="003571E1">
          <w:pPr>
            <w:pStyle w:val="TOC3"/>
            <w:rPr>
              <w:rFonts w:eastAsiaTheme="minorEastAsia"/>
              <w:noProof/>
            </w:rPr>
          </w:pPr>
          <w:hyperlink w:anchor="_Toc50298155" w:history="1">
            <w:r w:rsidR="00A83C0D" w:rsidRPr="00E30FA7">
              <w:rPr>
                <w:rStyle w:val="Hyperlink"/>
                <w:noProof/>
              </w:rPr>
              <w:t>1.1.1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_Toc50298155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62D64A4F" w14:textId="53900523" w:rsidR="00A83C0D" w:rsidRDefault="003571E1" w:rsidP="00B34DEE">
          <w:pPr>
            <w:pStyle w:val="TOC3"/>
            <w:rPr>
              <w:rFonts w:eastAsiaTheme="minorEastAsia"/>
              <w:noProof/>
            </w:rPr>
          </w:pPr>
          <w:hyperlink w:anchor="_Toc50298156" w:history="1">
            <w:r w:rsidR="00A83C0D" w:rsidRPr="00E30FA7">
              <w:rPr>
                <w:rStyle w:val="Hyperlink"/>
                <w:noProof/>
              </w:rPr>
              <w:t>1.1.2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_Toc50298156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51EDA6C5" w14:textId="4E5BFC99" w:rsidR="00A83C0D" w:rsidRDefault="003571E1">
          <w:pPr>
            <w:pStyle w:val="TOC1"/>
            <w:rPr>
              <w:rFonts w:eastAsiaTheme="minorEastAsia"/>
              <w:sz w:val="22"/>
            </w:rPr>
          </w:pPr>
          <w:hyperlink w:anchor="_Toc50298166" w:history="1">
            <w:r w:rsidR="00A83C0D" w:rsidRPr="00E30FA7">
              <w:rPr>
                <w:rStyle w:val="Hyperlink"/>
              </w:rPr>
              <w:t>2</w:t>
            </w:r>
            <w:r w:rsidR="00A83C0D">
              <w:rPr>
                <w:rFonts w:eastAsiaTheme="minorEastAsia"/>
                <w:sz w:val="22"/>
              </w:rPr>
              <w:tab/>
            </w:r>
            <w:r w:rsidR="00A83C0D" w:rsidRPr="00E30FA7">
              <w:rPr>
                <w:rStyle w:val="Hyperlink"/>
              </w:rPr>
              <w:t>Dynamic View</w:t>
            </w:r>
            <w:r w:rsidR="00A83C0D">
              <w:rPr>
                <w:webHidden/>
              </w:rPr>
              <w:tab/>
            </w:r>
            <w:r w:rsidR="00B34DEE">
              <w:rPr>
                <w:webHidden/>
              </w:rPr>
              <w:t>2</w:t>
            </w:r>
          </w:hyperlink>
        </w:p>
        <w:p w14:paraId="2523A6E3" w14:textId="64804C3C" w:rsidR="00A83C0D" w:rsidRDefault="003571E1">
          <w:pPr>
            <w:pStyle w:val="TOC2"/>
            <w:rPr>
              <w:rFonts w:eastAsiaTheme="minorEastAsia"/>
              <w:noProof/>
            </w:rPr>
          </w:pPr>
          <w:hyperlink w:anchor="_Toc50298167" w:history="1">
            <w:r w:rsidR="00A83C0D" w:rsidRPr="00E30FA7">
              <w:rPr>
                <w:rStyle w:val="Hyperlink"/>
                <w:noProof/>
              </w:rPr>
              <w:t>2.1</w:t>
            </w:r>
            <w:r w:rsidR="00A83C0D">
              <w:rPr>
                <w:rFonts w:eastAsiaTheme="minorEastAsia"/>
                <w:noProof/>
              </w:rPr>
              <w:tab/>
            </w:r>
            <w:r w:rsidR="00B34DEE">
              <w:rPr>
                <w:rStyle w:val="Hyperlink"/>
                <w:noProof/>
              </w:rPr>
              <w:t>Login</w:t>
            </w:r>
            <w:r w:rsidR="00A83C0D" w:rsidRPr="00E30FA7">
              <w:rPr>
                <w:rStyle w:val="Hyperlink"/>
                <w:noProof/>
              </w:rPr>
              <w:t xml:space="preserve"> Sequence of Execution</w:t>
            </w:r>
            <w:r w:rsidR="00A83C0D">
              <w:rPr>
                <w:noProof/>
                <w:webHidden/>
              </w:rPr>
              <w:tab/>
            </w:r>
            <w:r w:rsidR="00B34DEE">
              <w:rPr>
                <w:noProof/>
                <w:webHidden/>
              </w:rPr>
              <w:t>2</w:t>
            </w:r>
          </w:hyperlink>
        </w:p>
        <w:p w14:paraId="63C62BB4" w14:textId="1C10124F" w:rsidR="00A83C0D" w:rsidRDefault="003571E1">
          <w:pPr>
            <w:pStyle w:val="TOC3"/>
            <w:rPr>
              <w:rFonts w:eastAsiaTheme="minorEastAsia"/>
              <w:noProof/>
            </w:rPr>
          </w:pPr>
          <w:hyperlink w:anchor="_Toc50298168" w:history="1">
            <w:r w:rsidR="00A83C0D" w:rsidRPr="00E30FA7">
              <w:rPr>
                <w:rStyle w:val="Hyperlink"/>
                <w:noProof/>
              </w:rPr>
              <w:t>2.1.1</w:t>
            </w:r>
            <w:r w:rsidR="00A83C0D">
              <w:rPr>
                <w:rFonts w:eastAsiaTheme="minorEastAsia"/>
                <w:noProof/>
              </w:rPr>
              <w:tab/>
            </w:r>
            <w:r w:rsidR="00A83C0D" w:rsidRPr="00E30FA7">
              <w:rPr>
                <w:rStyle w:val="Hyperlink"/>
                <w:noProof/>
              </w:rPr>
              <w:t>Software Interaction Diagram</w:t>
            </w:r>
            <w:r w:rsidR="00A83C0D">
              <w:rPr>
                <w:noProof/>
                <w:webHidden/>
              </w:rPr>
              <w:tab/>
            </w:r>
            <w:r w:rsidR="00B34DEE">
              <w:rPr>
                <w:noProof/>
                <w:webHidden/>
              </w:rPr>
              <w:t>2</w:t>
            </w:r>
          </w:hyperlink>
        </w:p>
        <w:p w14:paraId="44877F0B" w14:textId="465ABADC" w:rsidR="00A83C0D" w:rsidRDefault="003571E1">
          <w:pPr>
            <w:pStyle w:val="TOC3"/>
            <w:rPr>
              <w:rFonts w:eastAsiaTheme="minorEastAsia"/>
              <w:noProof/>
            </w:rPr>
          </w:pPr>
          <w:hyperlink w:anchor="_Toc50298169" w:history="1">
            <w:r w:rsidR="00A83C0D" w:rsidRPr="00E30FA7">
              <w:rPr>
                <w:rStyle w:val="Hyperlink"/>
                <w:noProof/>
              </w:rPr>
              <w:t>2.1.2</w:t>
            </w:r>
            <w:r w:rsidR="00A83C0D">
              <w:rPr>
                <w:rFonts w:eastAsiaTheme="minorEastAsia"/>
                <w:noProof/>
              </w:rPr>
              <w:tab/>
            </w:r>
            <w:r w:rsidR="00A83C0D" w:rsidRPr="00E30FA7">
              <w:rPr>
                <w:rStyle w:val="Hyperlink"/>
                <w:noProof/>
              </w:rPr>
              <w:t>Description</w:t>
            </w:r>
            <w:r w:rsidR="00A83C0D">
              <w:rPr>
                <w:noProof/>
                <w:webHidden/>
              </w:rPr>
              <w:tab/>
            </w:r>
            <w:r w:rsidR="00B34DEE">
              <w:rPr>
                <w:noProof/>
                <w:webHidden/>
              </w:rPr>
              <w:t>2</w:t>
            </w:r>
          </w:hyperlink>
        </w:p>
        <w:p w14:paraId="1D219CFE" w14:textId="77BBFD1F" w:rsidR="00A83C0D" w:rsidRDefault="003571E1">
          <w:pPr>
            <w:pStyle w:val="TOC3"/>
            <w:rPr>
              <w:rFonts w:eastAsiaTheme="minorEastAsia"/>
              <w:noProof/>
            </w:rPr>
          </w:pPr>
          <w:hyperlink w:anchor="_Toc50298170" w:history="1">
            <w:r w:rsidR="00A83C0D" w:rsidRPr="00E30FA7">
              <w:rPr>
                <w:rStyle w:val="Hyperlink"/>
                <w:noProof/>
              </w:rPr>
              <w:t>2.1.3</w:t>
            </w:r>
            <w:r w:rsidR="00A83C0D">
              <w:rPr>
                <w:rFonts w:eastAsiaTheme="minorEastAsia"/>
                <w:noProof/>
              </w:rPr>
              <w:tab/>
            </w:r>
            <w:r w:rsidR="00A83C0D" w:rsidRPr="00E30FA7">
              <w:rPr>
                <w:rStyle w:val="Hyperlink"/>
                <w:noProof/>
              </w:rPr>
              <w:t>SSD Traceability</w:t>
            </w:r>
            <w:r w:rsidR="00A83C0D">
              <w:rPr>
                <w:noProof/>
                <w:webHidden/>
              </w:rPr>
              <w:tab/>
            </w:r>
            <w:r w:rsidR="00B34DEE">
              <w:rPr>
                <w:noProof/>
                <w:webHidden/>
              </w:rPr>
              <w:t>2</w:t>
            </w:r>
          </w:hyperlink>
        </w:p>
        <w:p w14:paraId="2D908781" w14:textId="5CA5F5D9" w:rsidR="00A83C0D" w:rsidRDefault="003571E1">
          <w:pPr>
            <w:pStyle w:val="TOC2"/>
            <w:rPr>
              <w:rFonts w:eastAsiaTheme="minorEastAsia"/>
              <w:noProof/>
            </w:rPr>
          </w:pPr>
          <w:hyperlink w:anchor="_Toc50298171" w:history="1">
            <w:r w:rsidR="00A83C0D" w:rsidRPr="00E30FA7">
              <w:rPr>
                <w:rStyle w:val="Hyperlink"/>
                <w:noProof/>
              </w:rPr>
              <w:t>2.2</w:t>
            </w:r>
            <w:r w:rsidR="00A83C0D">
              <w:rPr>
                <w:rFonts w:eastAsiaTheme="minorEastAsia"/>
                <w:noProof/>
              </w:rPr>
              <w:tab/>
            </w:r>
            <w:r w:rsidR="00B34DEE">
              <w:rPr>
                <w:rStyle w:val="Hyperlink"/>
                <w:noProof/>
              </w:rPr>
              <w:t>Get List of Rooms</w:t>
            </w:r>
            <w:r w:rsidR="00A83C0D" w:rsidRPr="00E30FA7">
              <w:rPr>
                <w:rStyle w:val="Hyperlink"/>
                <w:noProof/>
              </w:rPr>
              <w:t xml:space="preserve"> Sequence of Execution</w:t>
            </w:r>
            <w:r w:rsidR="00A83C0D">
              <w:rPr>
                <w:noProof/>
                <w:webHidden/>
              </w:rPr>
              <w:tab/>
            </w:r>
            <w:r w:rsidR="00A83C0D">
              <w:rPr>
                <w:noProof/>
                <w:webHidden/>
              </w:rPr>
              <w:fldChar w:fldCharType="begin"/>
            </w:r>
            <w:r w:rsidR="00A83C0D">
              <w:rPr>
                <w:noProof/>
                <w:webHidden/>
              </w:rPr>
              <w:instrText xml:space="preserve"> PAGEREF _Toc50298171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1CAB216E" w14:textId="046B20E3" w:rsidR="00A83C0D" w:rsidRDefault="003571E1">
          <w:pPr>
            <w:pStyle w:val="TOC3"/>
            <w:rPr>
              <w:rFonts w:eastAsiaTheme="minorEastAsia"/>
              <w:noProof/>
            </w:rPr>
          </w:pPr>
          <w:hyperlink w:anchor="_Toc50298172" w:history="1">
            <w:r w:rsidR="00A83C0D" w:rsidRPr="00E30FA7">
              <w:rPr>
                <w:rStyle w:val="Hyperlink"/>
                <w:noProof/>
              </w:rPr>
              <w:t>2.2.1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_Toc50298172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6C2E29F6" w14:textId="598B24A9" w:rsidR="00A83C0D" w:rsidRDefault="003571E1">
          <w:pPr>
            <w:pStyle w:val="TOC3"/>
            <w:rPr>
              <w:rFonts w:eastAsiaTheme="minorEastAsia"/>
              <w:noProof/>
            </w:rPr>
          </w:pPr>
          <w:hyperlink w:anchor="_Toc50298173" w:history="1">
            <w:r w:rsidR="00A83C0D" w:rsidRPr="00E30FA7">
              <w:rPr>
                <w:rStyle w:val="Hyperlink"/>
                <w:noProof/>
              </w:rPr>
              <w:t>2.2.2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_Toc50298173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420CBAA1" w14:textId="0894B408" w:rsidR="00A83C0D" w:rsidRDefault="003571E1">
          <w:pPr>
            <w:pStyle w:val="TOC3"/>
            <w:rPr>
              <w:rFonts w:eastAsiaTheme="minorEastAsia"/>
              <w:noProof/>
            </w:rPr>
          </w:pPr>
          <w:hyperlink w:anchor="_Toc50298174" w:history="1">
            <w:r w:rsidR="00A83C0D" w:rsidRPr="00E30FA7">
              <w:rPr>
                <w:rStyle w:val="Hyperlink"/>
                <w:noProof/>
              </w:rPr>
              <w:t>2.2.3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_Toc50298174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7D607A7E" w14:textId="716E70DB" w:rsidR="00A83C0D" w:rsidRDefault="003571E1">
          <w:pPr>
            <w:pStyle w:val="TOC2"/>
            <w:rPr>
              <w:rFonts w:eastAsiaTheme="minorEastAsia"/>
              <w:noProof/>
            </w:rPr>
          </w:pPr>
          <w:hyperlink w:anchor="_Toc50298175" w:history="1">
            <w:r w:rsidR="00A83C0D" w:rsidRPr="00E30FA7">
              <w:rPr>
                <w:rStyle w:val="Hyperlink"/>
                <w:noProof/>
              </w:rPr>
              <w:t>2.3</w:t>
            </w:r>
            <w:r w:rsidR="00A83C0D">
              <w:rPr>
                <w:rFonts w:eastAsiaTheme="minorEastAsia"/>
                <w:noProof/>
              </w:rPr>
              <w:tab/>
            </w:r>
            <w:r w:rsidR="00B34DEE">
              <w:rPr>
                <w:rStyle w:val="Hyperlink"/>
                <w:noProof/>
              </w:rPr>
              <w:t>Get List of Services</w:t>
            </w:r>
            <w:r w:rsidR="00A83C0D" w:rsidRPr="00E30FA7">
              <w:rPr>
                <w:rStyle w:val="Hyperlink"/>
                <w:noProof/>
              </w:rPr>
              <w:t xml:space="preserve"> Sequence of Execution</w:t>
            </w:r>
            <w:r w:rsidR="00A83C0D">
              <w:rPr>
                <w:noProof/>
                <w:webHidden/>
              </w:rPr>
              <w:tab/>
            </w:r>
            <w:r w:rsidR="00A83C0D">
              <w:rPr>
                <w:noProof/>
                <w:webHidden/>
              </w:rPr>
              <w:fldChar w:fldCharType="begin"/>
            </w:r>
            <w:r w:rsidR="00A83C0D">
              <w:rPr>
                <w:noProof/>
                <w:webHidden/>
              </w:rPr>
              <w:instrText xml:space="preserve"> PAGEREF _Toc50298175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794822F7" w14:textId="7709CEDE" w:rsidR="00A83C0D" w:rsidRDefault="003571E1">
          <w:pPr>
            <w:pStyle w:val="TOC3"/>
            <w:rPr>
              <w:rFonts w:eastAsiaTheme="minorEastAsia"/>
              <w:noProof/>
            </w:rPr>
          </w:pPr>
          <w:hyperlink w:anchor="_Toc50298176" w:history="1">
            <w:r w:rsidR="00A83C0D" w:rsidRPr="00E30FA7">
              <w:rPr>
                <w:rStyle w:val="Hyperlink"/>
                <w:noProof/>
              </w:rPr>
              <w:t>2.3.1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_Toc50298176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5F724CD9" w14:textId="3B7E95BE" w:rsidR="00A83C0D" w:rsidRDefault="003571E1">
          <w:pPr>
            <w:pStyle w:val="TOC3"/>
            <w:rPr>
              <w:rFonts w:eastAsiaTheme="minorEastAsia"/>
              <w:noProof/>
            </w:rPr>
          </w:pPr>
          <w:hyperlink w:anchor="_Toc50298177" w:history="1">
            <w:r w:rsidR="00A83C0D" w:rsidRPr="00E30FA7">
              <w:rPr>
                <w:rStyle w:val="Hyperlink"/>
                <w:noProof/>
              </w:rPr>
              <w:t>2.3.2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_Toc50298177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3EFB090F" w14:textId="6D487EEB" w:rsidR="00A83C0D" w:rsidRDefault="003571E1">
          <w:pPr>
            <w:pStyle w:val="TOC3"/>
            <w:rPr>
              <w:rFonts w:eastAsiaTheme="minorEastAsia"/>
              <w:noProof/>
            </w:rPr>
          </w:pPr>
          <w:hyperlink w:anchor="_Toc50298178" w:history="1">
            <w:r w:rsidR="00A83C0D" w:rsidRPr="00E30FA7">
              <w:rPr>
                <w:rStyle w:val="Hyperlink"/>
                <w:noProof/>
              </w:rPr>
              <w:t>2.3.3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_Toc50298178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3F975153" w14:textId="39ABED40" w:rsidR="00A83C0D" w:rsidRDefault="003571E1">
          <w:pPr>
            <w:pStyle w:val="TOC2"/>
            <w:rPr>
              <w:rFonts w:eastAsiaTheme="minorEastAsia"/>
              <w:noProof/>
            </w:rPr>
          </w:pPr>
          <w:hyperlink w:anchor="_Toc50298179" w:history="1">
            <w:r w:rsidR="00A83C0D" w:rsidRPr="00E30FA7">
              <w:rPr>
                <w:rStyle w:val="Hyperlink"/>
                <w:noProof/>
              </w:rPr>
              <w:t>2.4</w:t>
            </w:r>
            <w:r w:rsidR="00A83C0D">
              <w:rPr>
                <w:rFonts w:eastAsiaTheme="minorEastAsia"/>
                <w:noProof/>
              </w:rPr>
              <w:tab/>
            </w:r>
            <w:r w:rsidR="00B34DEE">
              <w:rPr>
                <w:rStyle w:val="Hyperlink"/>
                <w:noProof/>
              </w:rPr>
              <w:t>Make Reservation</w:t>
            </w:r>
            <w:r w:rsidR="00A83C0D" w:rsidRPr="00E30FA7">
              <w:rPr>
                <w:rStyle w:val="Hyperlink"/>
                <w:noProof/>
              </w:rPr>
              <w:t xml:space="preserve"> Sequence of Execution</w:t>
            </w:r>
            <w:r w:rsidR="00A83C0D">
              <w:rPr>
                <w:noProof/>
                <w:webHidden/>
              </w:rPr>
              <w:tab/>
            </w:r>
            <w:r w:rsidR="00B34DEE">
              <w:rPr>
                <w:noProof/>
                <w:webHidden/>
              </w:rPr>
              <w:t>5</w:t>
            </w:r>
          </w:hyperlink>
        </w:p>
        <w:p w14:paraId="2B17C4EE" w14:textId="59E6EECD" w:rsidR="00A83C0D" w:rsidRDefault="003571E1">
          <w:pPr>
            <w:pStyle w:val="TOC3"/>
            <w:rPr>
              <w:rFonts w:eastAsiaTheme="minorEastAsia"/>
              <w:noProof/>
            </w:rPr>
          </w:pPr>
          <w:hyperlink w:anchor="_Toc50298180" w:history="1">
            <w:r w:rsidR="00A83C0D" w:rsidRPr="00E30FA7">
              <w:rPr>
                <w:rStyle w:val="Hyperlink"/>
                <w:noProof/>
              </w:rPr>
              <w:t>2.4.1</w:t>
            </w:r>
            <w:r w:rsidR="00A83C0D">
              <w:rPr>
                <w:rFonts w:eastAsiaTheme="minorEastAsia"/>
                <w:noProof/>
              </w:rPr>
              <w:tab/>
            </w:r>
            <w:r w:rsidR="00A83C0D" w:rsidRPr="00E30FA7">
              <w:rPr>
                <w:rStyle w:val="Hyperlink"/>
                <w:noProof/>
              </w:rPr>
              <w:t>Software Interaction Diagram</w:t>
            </w:r>
            <w:r w:rsidR="00A83C0D">
              <w:rPr>
                <w:noProof/>
                <w:webHidden/>
              </w:rPr>
              <w:tab/>
            </w:r>
            <w:r w:rsidR="00B34DEE">
              <w:rPr>
                <w:noProof/>
                <w:webHidden/>
              </w:rPr>
              <w:t>5</w:t>
            </w:r>
          </w:hyperlink>
        </w:p>
        <w:p w14:paraId="49EAA7E4" w14:textId="4A2888EC" w:rsidR="00A83C0D" w:rsidRDefault="003571E1">
          <w:pPr>
            <w:pStyle w:val="TOC3"/>
            <w:rPr>
              <w:rFonts w:eastAsiaTheme="minorEastAsia"/>
              <w:noProof/>
            </w:rPr>
          </w:pPr>
          <w:hyperlink w:anchor="_Toc50298181" w:history="1">
            <w:r w:rsidR="00A83C0D" w:rsidRPr="00E30FA7">
              <w:rPr>
                <w:rStyle w:val="Hyperlink"/>
                <w:noProof/>
              </w:rPr>
              <w:t>2.4.2</w:t>
            </w:r>
            <w:r w:rsidR="00A83C0D">
              <w:rPr>
                <w:rFonts w:eastAsiaTheme="minorEastAsia"/>
                <w:noProof/>
              </w:rPr>
              <w:tab/>
            </w:r>
            <w:r w:rsidR="00A83C0D" w:rsidRPr="00E30FA7">
              <w:rPr>
                <w:rStyle w:val="Hyperlink"/>
                <w:noProof/>
              </w:rPr>
              <w:t>Description</w:t>
            </w:r>
            <w:r w:rsidR="00A83C0D">
              <w:rPr>
                <w:noProof/>
                <w:webHidden/>
              </w:rPr>
              <w:tab/>
            </w:r>
            <w:r w:rsidR="00B34DEE">
              <w:rPr>
                <w:noProof/>
                <w:webHidden/>
              </w:rPr>
              <w:t>5</w:t>
            </w:r>
          </w:hyperlink>
        </w:p>
        <w:p w14:paraId="4A37AFF7" w14:textId="12F51BA2" w:rsidR="00A83C0D" w:rsidRDefault="003571E1">
          <w:pPr>
            <w:pStyle w:val="TOC3"/>
            <w:rPr>
              <w:noProof/>
            </w:rPr>
          </w:pPr>
          <w:hyperlink w:anchor="_Toc50298182" w:history="1">
            <w:r w:rsidR="00A83C0D" w:rsidRPr="00E30FA7">
              <w:rPr>
                <w:rStyle w:val="Hyperlink"/>
                <w:noProof/>
              </w:rPr>
              <w:t>2.4.3</w:t>
            </w:r>
            <w:r w:rsidR="00A83C0D">
              <w:rPr>
                <w:rFonts w:eastAsiaTheme="minorEastAsia"/>
                <w:noProof/>
              </w:rPr>
              <w:tab/>
            </w:r>
            <w:r w:rsidR="00A83C0D" w:rsidRPr="00E30FA7">
              <w:rPr>
                <w:rStyle w:val="Hyperlink"/>
                <w:noProof/>
              </w:rPr>
              <w:t>SSD Traceability</w:t>
            </w:r>
            <w:r w:rsidR="00A83C0D">
              <w:rPr>
                <w:noProof/>
                <w:webHidden/>
              </w:rPr>
              <w:tab/>
            </w:r>
            <w:r w:rsidR="00B34DEE">
              <w:rPr>
                <w:noProof/>
                <w:webHidden/>
              </w:rPr>
              <w:t>5</w:t>
            </w:r>
          </w:hyperlink>
        </w:p>
        <w:p w14:paraId="1EAF3A96" w14:textId="28CB51D2" w:rsidR="00B34DEE" w:rsidRDefault="003571E1" w:rsidP="00B34DEE">
          <w:pPr>
            <w:pStyle w:val="TOC2"/>
            <w:rPr>
              <w:rFonts w:eastAsiaTheme="minorEastAsia"/>
              <w:noProof/>
            </w:rPr>
          </w:pPr>
          <w:hyperlink w:anchor="_Toc50298179" w:history="1">
            <w:r w:rsidR="00B34DEE" w:rsidRPr="00E30FA7">
              <w:rPr>
                <w:rStyle w:val="Hyperlink"/>
                <w:noProof/>
              </w:rPr>
              <w:t>2.</w:t>
            </w:r>
            <w:r w:rsidR="00B34DEE">
              <w:rPr>
                <w:rStyle w:val="Hyperlink"/>
                <w:noProof/>
              </w:rPr>
              <w:t>5</w:t>
            </w:r>
            <w:r w:rsidR="00B34DEE">
              <w:rPr>
                <w:rFonts w:eastAsiaTheme="minorEastAsia"/>
                <w:noProof/>
              </w:rPr>
              <w:tab/>
            </w:r>
            <w:r w:rsidR="00B34DEE">
              <w:rPr>
                <w:rStyle w:val="Hyperlink"/>
                <w:noProof/>
              </w:rPr>
              <w:t>Make Payement</w:t>
            </w:r>
            <w:r w:rsidR="00B34DEE" w:rsidRPr="00E30FA7">
              <w:rPr>
                <w:rStyle w:val="Hyperlink"/>
                <w:noProof/>
              </w:rPr>
              <w:t xml:space="preserve"> Sequence of Execution</w:t>
            </w:r>
            <w:r w:rsidR="00B34DEE">
              <w:rPr>
                <w:noProof/>
                <w:webHidden/>
              </w:rPr>
              <w:tab/>
              <w:t>6</w:t>
            </w:r>
          </w:hyperlink>
        </w:p>
        <w:p w14:paraId="43674716" w14:textId="11435555" w:rsidR="00B34DEE" w:rsidRDefault="003571E1" w:rsidP="00B34DEE">
          <w:pPr>
            <w:pStyle w:val="TOC3"/>
            <w:rPr>
              <w:rFonts w:eastAsiaTheme="minorEastAsia"/>
              <w:noProof/>
            </w:rPr>
          </w:pPr>
          <w:hyperlink w:anchor="_Toc50298180" w:history="1">
            <w:r w:rsidR="00B34DEE" w:rsidRPr="00E30FA7">
              <w:rPr>
                <w:rStyle w:val="Hyperlink"/>
                <w:noProof/>
              </w:rPr>
              <w:t>2.4.1</w:t>
            </w:r>
            <w:r w:rsidR="00B34DEE">
              <w:rPr>
                <w:rFonts w:eastAsiaTheme="minorEastAsia"/>
                <w:noProof/>
              </w:rPr>
              <w:tab/>
            </w:r>
            <w:r w:rsidR="00B34DEE" w:rsidRPr="00E30FA7">
              <w:rPr>
                <w:rStyle w:val="Hyperlink"/>
                <w:noProof/>
              </w:rPr>
              <w:t>Software Interaction Diagram</w:t>
            </w:r>
            <w:r w:rsidR="00B34DEE">
              <w:rPr>
                <w:noProof/>
                <w:webHidden/>
              </w:rPr>
              <w:tab/>
              <w:t>6</w:t>
            </w:r>
          </w:hyperlink>
        </w:p>
        <w:p w14:paraId="6C1EF27A" w14:textId="6FD00D49" w:rsidR="00B34DEE" w:rsidRDefault="003571E1" w:rsidP="00B34DEE">
          <w:pPr>
            <w:pStyle w:val="TOC3"/>
            <w:rPr>
              <w:rFonts w:eastAsiaTheme="minorEastAsia"/>
              <w:noProof/>
            </w:rPr>
          </w:pPr>
          <w:hyperlink w:anchor="_Toc50298181" w:history="1">
            <w:r w:rsidR="00B34DEE" w:rsidRPr="00E30FA7">
              <w:rPr>
                <w:rStyle w:val="Hyperlink"/>
                <w:noProof/>
              </w:rPr>
              <w:t>2.4.2</w:t>
            </w:r>
            <w:r w:rsidR="00B34DEE">
              <w:rPr>
                <w:rFonts w:eastAsiaTheme="minorEastAsia"/>
                <w:noProof/>
              </w:rPr>
              <w:tab/>
            </w:r>
            <w:r w:rsidR="00B34DEE" w:rsidRPr="00E30FA7">
              <w:rPr>
                <w:rStyle w:val="Hyperlink"/>
                <w:noProof/>
              </w:rPr>
              <w:t>Description</w:t>
            </w:r>
            <w:r w:rsidR="00B34DEE">
              <w:rPr>
                <w:noProof/>
                <w:webHidden/>
              </w:rPr>
              <w:tab/>
              <w:t>6</w:t>
            </w:r>
          </w:hyperlink>
        </w:p>
        <w:p w14:paraId="7A492A34" w14:textId="547FA1AB" w:rsidR="00B34DEE" w:rsidRDefault="003571E1" w:rsidP="00B34DEE">
          <w:pPr>
            <w:pStyle w:val="TOC3"/>
            <w:rPr>
              <w:rFonts w:eastAsiaTheme="minorEastAsia"/>
              <w:noProof/>
            </w:rPr>
          </w:pPr>
          <w:hyperlink w:anchor="_Toc50298182" w:history="1">
            <w:r w:rsidR="00B34DEE" w:rsidRPr="00E30FA7">
              <w:rPr>
                <w:rStyle w:val="Hyperlink"/>
                <w:noProof/>
              </w:rPr>
              <w:t>2.4.3</w:t>
            </w:r>
            <w:r w:rsidR="00B34DEE">
              <w:rPr>
                <w:rFonts w:eastAsiaTheme="minorEastAsia"/>
                <w:noProof/>
              </w:rPr>
              <w:tab/>
            </w:r>
            <w:r w:rsidR="00B34DEE" w:rsidRPr="00E30FA7">
              <w:rPr>
                <w:rStyle w:val="Hyperlink"/>
                <w:noProof/>
              </w:rPr>
              <w:t>SSD Traceability</w:t>
            </w:r>
            <w:r w:rsidR="00B34DEE">
              <w:rPr>
                <w:noProof/>
                <w:webHidden/>
              </w:rPr>
              <w:tab/>
              <w:t>6</w:t>
            </w:r>
          </w:hyperlink>
        </w:p>
        <w:p w14:paraId="37EBAA85" w14:textId="4FAA16F0" w:rsidR="00B34DEE" w:rsidRDefault="003571E1" w:rsidP="00B34DEE">
          <w:pPr>
            <w:pStyle w:val="TOC2"/>
            <w:rPr>
              <w:rFonts w:eastAsiaTheme="minorEastAsia"/>
              <w:noProof/>
            </w:rPr>
          </w:pPr>
          <w:hyperlink w:anchor="_Toc50298179" w:history="1">
            <w:r w:rsidR="00B34DEE" w:rsidRPr="00E30FA7">
              <w:rPr>
                <w:rStyle w:val="Hyperlink"/>
                <w:noProof/>
              </w:rPr>
              <w:t>2.</w:t>
            </w:r>
            <w:r w:rsidR="00B34DEE">
              <w:rPr>
                <w:rStyle w:val="Hyperlink"/>
                <w:noProof/>
              </w:rPr>
              <w:t>6</w:t>
            </w:r>
            <w:r w:rsidR="00B34DEE">
              <w:rPr>
                <w:rFonts w:eastAsiaTheme="minorEastAsia"/>
                <w:noProof/>
              </w:rPr>
              <w:tab/>
            </w:r>
            <w:r w:rsidR="00B34DEE">
              <w:rPr>
                <w:rStyle w:val="Hyperlink"/>
                <w:noProof/>
              </w:rPr>
              <w:t>Get Reservation</w:t>
            </w:r>
            <w:r w:rsidR="00B34DEE" w:rsidRPr="00E30FA7">
              <w:rPr>
                <w:rStyle w:val="Hyperlink"/>
                <w:noProof/>
              </w:rPr>
              <w:t xml:space="preserve"> Sequence of Execution</w:t>
            </w:r>
            <w:r w:rsidR="00B34DEE">
              <w:rPr>
                <w:noProof/>
                <w:webHidden/>
              </w:rPr>
              <w:tab/>
              <w:t>7</w:t>
            </w:r>
          </w:hyperlink>
        </w:p>
        <w:p w14:paraId="66F989C7" w14:textId="377F425B" w:rsidR="00B34DEE" w:rsidRDefault="003571E1" w:rsidP="00B34DEE">
          <w:pPr>
            <w:pStyle w:val="TOC3"/>
            <w:rPr>
              <w:rFonts w:eastAsiaTheme="minorEastAsia"/>
              <w:noProof/>
            </w:rPr>
          </w:pPr>
          <w:hyperlink w:anchor="_Toc50298180" w:history="1">
            <w:r w:rsidR="00B34DEE" w:rsidRPr="00E30FA7">
              <w:rPr>
                <w:rStyle w:val="Hyperlink"/>
                <w:noProof/>
              </w:rPr>
              <w:t>2.4.1</w:t>
            </w:r>
            <w:r w:rsidR="00B34DEE">
              <w:rPr>
                <w:rFonts w:eastAsiaTheme="minorEastAsia"/>
                <w:noProof/>
              </w:rPr>
              <w:tab/>
            </w:r>
            <w:r w:rsidR="00B34DEE" w:rsidRPr="00E30FA7">
              <w:rPr>
                <w:rStyle w:val="Hyperlink"/>
                <w:noProof/>
              </w:rPr>
              <w:t>Software Interaction Diagram</w:t>
            </w:r>
            <w:r w:rsidR="00B34DEE">
              <w:rPr>
                <w:noProof/>
                <w:webHidden/>
              </w:rPr>
              <w:tab/>
              <w:t>7</w:t>
            </w:r>
          </w:hyperlink>
        </w:p>
        <w:p w14:paraId="0E2792DA" w14:textId="12193A50" w:rsidR="00B34DEE" w:rsidRDefault="003571E1" w:rsidP="00B34DEE">
          <w:pPr>
            <w:pStyle w:val="TOC3"/>
            <w:rPr>
              <w:rFonts w:eastAsiaTheme="minorEastAsia"/>
              <w:noProof/>
            </w:rPr>
          </w:pPr>
          <w:hyperlink w:anchor="_Toc50298181" w:history="1">
            <w:r w:rsidR="00B34DEE" w:rsidRPr="00E30FA7">
              <w:rPr>
                <w:rStyle w:val="Hyperlink"/>
                <w:noProof/>
              </w:rPr>
              <w:t>2.4.2</w:t>
            </w:r>
            <w:r w:rsidR="00B34DEE">
              <w:rPr>
                <w:rFonts w:eastAsiaTheme="minorEastAsia"/>
                <w:noProof/>
              </w:rPr>
              <w:tab/>
            </w:r>
            <w:r w:rsidR="00B34DEE" w:rsidRPr="00E30FA7">
              <w:rPr>
                <w:rStyle w:val="Hyperlink"/>
                <w:noProof/>
              </w:rPr>
              <w:t>Description</w:t>
            </w:r>
            <w:r w:rsidR="00B34DEE">
              <w:rPr>
                <w:noProof/>
                <w:webHidden/>
              </w:rPr>
              <w:tab/>
              <w:t>7</w:t>
            </w:r>
          </w:hyperlink>
        </w:p>
        <w:p w14:paraId="1F397CD4" w14:textId="579764FD" w:rsidR="00B34DEE" w:rsidRDefault="003571E1" w:rsidP="00B34DEE">
          <w:pPr>
            <w:pStyle w:val="TOC3"/>
            <w:rPr>
              <w:rFonts w:eastAsiaTheme="minorEastAsia"/>
              <w:noProof/>
            </w:rPr>
          </w:pPr>
          <w:hyperlink w:anchor="_Toc50298182" w:history="1">
            <w:r w:rsidR="00B34DEE" w:rsidRPr="00E30FA7">
              <w:rPr>
                <w:rStyle w:val="Hyperlink"/>
                <w:noProof/>
              </w:rPr>
              <w:t>2.4.3</w:t>
            </w:r>
            <w:r w:rsidR="00B34DEE">
              <w:rPr>
                <w:rFonts w:eastAsiaTheme="minorEastAsia"/>
                <w:noProof/>
              </w:rPr>
              <w:tab/>
            </w:r>
            <w:r w:rsidR="00B34DEE" w:rsidRPr="00E30FA7">
              <w:rPr>
                <w:rStyle w:val="Hyperlink"/>
                <w:noProof/>
              </w:rPr>
              <w:t>SSD Traceability</w:t>
            </w:r>
            <w:r w:rsidR="00B34DEE">
              <w:rPr>
                <w:noProof/>
                <w:webHidden/>
              </w:rPr>
              <w:tab/>
              <w:t>7</w:t>
            </w:r>
          </w:hyperlink>
        </w:p>
        <w:p w14:paraId="5D65D863" w14:textId="30F4CE37" w:rsidR="00B34DEE" w:rsidRDefault="003571E1" w:rsidP="00B34DEE">
          <w:pPr>
            <w:pStyle w:val="TOC2"/>
            <w:rPr>
              <w:rFonts w:eastAsiaTheme="minorEastAsia"/>
              <w:noProof/>
            </w:rPr>
          </w:pPr>
          <w:hyperlink w:anchor="_Toc50298179" w:history="1">
            <w:r w:rsidR="00B34DEE" w:rsidRPr="00E30FA7">
              <w:rPr>
                <w:rStyle w:val="Hyperlink"/>
                <w:noProof/>
              </w:rPr>
              <w:t>2.</w:t>
            </w:r>
            <w:r w:rsidR="00B34DEE">
              <w:rPr>
                <w:rStyle w:val="Hyperlink"/>
                <w:noProof/>
              </w:rPr>
              <w:t>7</w:t>
            </w:r>
            <w:r w:rsidR="00B34DEE">
              <w:rPr>
                <w:rFonts w:eastAsiaTheme="minorEastAsia"/>
                <w:noProof/>
              </w:rPr>
              <w:tab/>
            </w:r>
            <w:r w:rsidR="00B34DEE">
              <w:rPr>
                <w:rStyle w:val="Hyperlink"/>
                <w:noProof/>
              </w:rPr>
              <w:t>Get Room Number</w:t>
            </w:r>
            <w:r w:rsidR="00B34DEE" w:rsidRPr="00E30FA7">
              <w:rPr>
                <w:rStyle w:val="Hyperlink"/>
                <w:noProof/>
              </w:rPr>
              <w:t xml:space="preserve"> Sequence of Execution</w:t>
            </w:r>
            <w:r w:rsidR="00B34DEE">
              <w:rPr>
                <w:noProof/>
                <w:webHidden/>
              </w:rPr>
              <w:tab/>
              <w:t>8</w:t>
            </w:r>
          </w:hyperlink>
        </w:p>
        <w:p w14:paraId="272B4674" w14:textId="6ACB52A3" w:rsidR="00B34DEE" w:rsidRDefault="003571E1" w:rsidP="00B34DEE">
          <w:pPr>
            <w:pStyle w:val="TOC3"/>
            <w:rPr>
              <w:rFonts w:eastAsiaTheme="minorEastAsia"/>
              <w:noProof/>
            </w:rPr>
          </w:pPr>
          <w:hyperlink w:anchor="_Toc50298180" w:history="1">
            <w:r w:rsidR="00B34DEE" w:rsidRPr="00E30FA7">
              <w:rPr>
                <w:rStyle w:val="Hyperlink"/>
                <w:noProof/>
              </w:rPr>
              <w:t>2.4.1</w:t>
            </w:r>
            <w:r w:rsidR="00B34DEE">
              <w:rPr>
                <w:rFonts w:eastAsiaTheme="minorEastAsia"/>
                <w:noProof/>
              </w:rPr>
              <w:tab/>
            </w:r>
            <w:r w:rsidR="00B34DEE" w:rsidRPr="00E30FA7">
              <w:rPr>
                <w:rStyle w:val="Hyperlink"/>
                <w:noProof/>
              </w:rPr>
              <w:t>Software Interaction Diagram</w:t>
            </w:r>
            <w:r w:rsidR="00B34DEE">
              <w:rPr>
                <w:noProof/>
                <w:webHidden/>
              </w:rPr>
              <w:tab/>
              <w:t>8</w:t>
            </w:r>
          </w:hyperlink>
        </w:p>
        <w:p w14:paraId="423A869D" w14:textId="4521AB1A" w:rsidR="00B34DEE" w:rsidRDefault="003571E1" w:rsidP="00B34DEE">
          <w:pPr>
            <w:pStyle w:val="TOC3"/>
            <w:rPr>
              <w:rFonts w:eastAsiaTheme="minorEastAsia"/>
              <w:noProof/>
            </w:rPr>
          </w:pPr>
          <w:hyperlink w:anchor="_Toc50298181" w:history="1">
            <w:r w:rsidR="00B34DEE" w:rsidRPr="00E30FA7">
              <w:rPr>
                <w:rStyle w:val="Hyperlink"/>
                <w:noProof/>
              </w:rPr>
              <w:t>2.4.2</w:t>
            </w:r>
            <w:r w:rsidR="00B34DEE">
              <w:rPr>
                <w:rFonts w:eastAsiaTheme="minorEastAsia"/>
                <w:noProof/>
              </w:rPr>
              <w:tab/>
            </w:r>
            <w:r w:rsidR="00B34DEE" w:rsidRPr="00E30FA7">
              <w:rPr>
                <w:rStyle w:val="Hyperlink"/>
                <w:noProof/>
              </w:rPr>
              <w:t>Description</w:t>
            </w:r>
            <w:r w:rsidR="00B34DEE">
              <w:rPr>
                <w:noProof/>
                <w:webHidden/>
              </w:rPr>
              <w:tab/>
              <w:t>8</w:t>
            </w:r>
          </w:hyperlink>
        </w:p>
        <w:p w14:paraId="5A4B10E5" w14:textId="241ACEFE" w:rsidR="00B34DEE" w:rsidRDefault="003571E1" w:rsidP="00B34DEE">
          <w:pPr>
            <w:pStyle w:val="TOC3"/>
            <w:rPr>
              <w:rFonts w:eastAsiaTheme="minorEastAsia"/>
              <w:noProof/>
            </w:rPr>
          </w:pPr>
          <w:hyperlink w:anchor="_Toc50298182" w:history="1">
            <w:r w:rsidR="00B34DEE" w:rsidRPr="00E30FA7">
              <w:rPr>
                <w:rStyle w:val="Hyperlink"/>
                <w:noProof/>
              </w:rPr>
              <w:t>2.4.3</w:t>
            </w:r>
            <w:r w:rsidR="00B34DEE">
              <w:rPr>
                <w:rFonts w:eastAsiaTheme="minorEastAsia"/>
                <w:noProof/>
              </w:rPr>
              <w:tab/>
            </w:r>
            <w:r w:rsidR="00B34DEE" w:rsidRPr="00E30FA7">
              <w:rPr>
                <w:rStyle w:val="Hyperlink"/>
                <w:noProof/>
              </w:rPr>
              <w:t>SSD Traceability</w:t>
            </w:r>
            <w:r w:rsidR="00B34DEE">
              <w:rPr>
                <w:noProof/>
                <w:webHidden/>
              </w:rPr>
              <w:tab/>
              <w:t>8</w:t>
            </w:r>
          </w:hyperlink>
        </w:p>
        <w:p w14:paraId="59E156BC" w14:textId="1B9C0A01" w:rsidR="00B34DEE" w:rsidRDefault="003571E1" w:rsidP="00B34DEE">
          <w:pPr>
            <w:pStyle w:val="TOC2"/>
            <w:rPr>
              <w:rFonts w:eastAsiaTheme="minorEastAsia"/>
              <w:noProof/>
            </w:rPr>
          </w:pPr>
          <w:hyperlink w:anchor="_Toc50298179" w:history="1">
            <w:r w:rsidR="00B34DEE" w:rsidRPr="00E30FA7">
              <w:rPr>
                <w:rStyle w:val="Hyperlink"/>
                <w:noProof/>
              </w:rPr>
              <w:t>2.</w:t>
            </w:r>
            <w:r w:rsidR="00B34DEE">
              <w:rPr>
                <w:rStyle w:val="Hyperlink"/>
                <w:noProof/>
              </w:rPr>
              <w:t>8</w:t>
            </w:r>
            <w:r w:rsidR="00B34DEE">
              <w:rPr>
                <w:rFonts w:eastAsiaTheme="minorEastAsia"/>
                <w:noProof/>
              </w:rPr>
              <w:tab/>
            </w:r>
            <w:r w:rsidR="00B34DEE">
              <w:rPr>
                <w:rStyle w:val="Hyperlink"/>
                <w:noProof/>
              </w:rPr>
              <w:t>Get Room Key</w:t>
            </w:r>
            <w:r w:rsidR="00B34DEE" w:rsidRPr="00E30FA7">
              <w:rPr>
                <w:rStyle w:val="Hyperlink"/>
                <w:noProof/>
              </w:rPr>
              <w:t xml:space="preserve"> Sequence of Execution</w:t>
            </w:r>
            <w:r w:rsidR="00B34DEE">
              <w:rPr>
                <w:noProof/>
                <w:webHidden/>
              </w:rPr>
              <w:tab/>
              <w:t>9</w:t>
            </w:r>
          </w:hyperlink>
        </w:p>
        <w:p w14:paraId="34C94988" w14:textId="35C0A902" w:rsidR="00B34DEE" w:rsidRDefault="003571E1" w:rsidP="00B34DEE">
          <w:pPr>
            <w:pStyle w:val="TOC3"/>
            <w:rPr>
              <w:rFonts w:eastAsiaTheme="minorEastAsia"/>
              <w:noProof/>
            </w:rPr>
          </w:pPr>
          <w:hyperlink w:anchor="_Toc50298180" w:history="1">
            <w:r w:rsidR="00B34DEE" w:rsidRPr="00E30FA7">
              <w:rPr>
                <w:rStyle w:val="Hyperlink"/>
                <w:noProof/>
              </w:rPr>
              <w:t>2.4.1</w:t>
            </w:r>
            <w:r w:rsidR="00B34DEE">
              <w:rPr>
                <w:rFonts w:eastAsiaTheme="minorEastAsia"/>
                <w:noProof/>
              </w:rPr>
              <w:tab/>
            </w:r>
            <w:r w:rsidR="00B34DEE" w:rsidRPr="00E30FA7">
              <w:rPr>
                <w:rStyle w:val="Hyperlink"/>
                <w:noProof/>
              </w:rPr>
              <w:t>Software Interaction Diagram</w:t>
            </w:r>
            <w:r w:rsidR="00B34DEE">
              <w:rPr>
                <w:noProof/>
                <w:webHidden/>
              </w:rPr>
              <w:tab/>
              <w:t>9</w:t>
            </w:r>
          </w:hyperlink>
        </w:p>
        <w:p w14:paraId="2916BB14" w14:textId="58378585" w:rsidR="00B34DEE" w:rsidRDefault="003571E1" w:rsidP="00B34DEE">
          <w:pPr>
            <w:pStyle w:val="TOC3"/>
            <w:rPr>
              <w:rFonts w:eastAsiaTheme="minorEastAsia"/>
              <w:noProof/>
            </w:rPr>
          </w:pPr>
          <w:hyperlink w:anchor="_Toc50298181" w:history="1">
            <w:r w:rsidR="00B34DEE" w:rsidRPr="00E30FA7">
              <w:rPr>
                <w:rStyle w:val="Hyperlink"/>
                <w:noProof/>
              </w:rPr>
              <w:t>2.4.2</w:t>
            </w:r>
            <w:r w:rsidR="00B34DEE">
              <w:rPr>
                <w:rFonts w:eastAsiaTheme="minorEastAsia"/>
                <w:noProof/>
              </w:rPr>
              <w:tab/>
            </w:r>
            <w:r w:rsidR="00B34DEE" w:rsidRPr="00E30FA7">
              <w:rPr>
                <w:rStyle w:val="Hyperlink"/>
                <w:noProof/>
              </w:rPr>
              <w:t>Description</w:t>
            </w:r>
            <w:r w:rsidR="00B34DEE">
              <w:rPr>
                <w:noProof/>
                <w:webHidden/>
              </w:rPr>
              <w:tab/>
              <w:t>9</w:t>
            </w:r>
          </w:hyperlink>
        </w:p>
        <w:p w14:paraId="6813AB7B" w14:textId="39D4AF5D" w:rsidR="00B34DEE" w:rsidRDefault="003571E1" w:rsidP="00B34DEE">
          <w:pPr>
            <w:pStyle w:val="TOC3"/>
            <w:rPr>
              <w:rFonts w:eastAsiaTheme="minorEastAsia"/>
              <w:noProof/>
            </w:rPr>
          </w:pPr>
          <w:hyperlink w:anchor="_Toc50298182" w:history="1">
            <w:r w:rsidR="00B34DEE" w:rsidRPr="00E30FA7">
              <w:rPr>
                <w:rStyle w:val="Hyperlink"/>
                <w:noProof/>
              </w:rPr>
              <w:t>2.4.3</w:t>
            </w:r>
            <w:r w:rsidR="00B34DEE">
              <w:rPr>
                <w:rFonts w:eastAsiaTheme="minorEastAsia"/>
                <w:noProof/>
              </w:rPr>
              <w:tab/>
            </w:r>
            <w:r w:rsidR="00B34DEE" w:rsidRPr="00E30FA7">
              <w:rPr>
                <w:rStyle w:val="Hyperlink"/>
                <w:noProof/>
              </w:rPr>
              <w:t>SSD Traceability</w:t>
            </w:r>
            <w:r w:rsidR="00B34DEE">
              <w:rPr>
                <w:noProof/>
                <w:webHidden/>
              </w:rPr>
              <w:tab/>
              <w:t>9</w:t>
            </w:r>
          </w:hyperlink>
        </w:p>
        <w:p w14:paraId="2FFD0C2E" w14:textId="77777777" w:rsidR="00B34DEE" w:rsidRPr="00B34DEE" w:rsidRDefault="00B34DEE" w:rsidP="00B34DEE"/>
        <w:p w14:paraId="1EFE7559" w14:textId="55668446" w:rsidR="00C20764" w:rsidRDefault="000C530D" w:rsidP="00D73986">
          <w:r>
            <w:fldChar w:fldCharType="end"/>
          </w:r>
        </w:p>
      </w:sdtContent>
    </w:sdt>
    <w:p w14:paraId="5055C55E" w14:textId="77777777" w:rsidR="00FF4070" w:rsidRPr="00656E0B" w:rsidRDefault="00FF4070" w:rsidP="00656E0B">
      <w:pPr>
        <w:spacing w:after="0"/>
        <w:rPr>
          <w:sz w:val="16"/>
          <w:szCs w:val="16"/>
        </w:rPr>
        <w:sectPr w:rsidR="00FF4070" w:rsidRPr="00656E0B" w:rsidSect="000246CF">
          <w:headerReference w:type="default" r:id="rId18"/>
          <w:footerReference w:type="default" r:id="rId19"/>
          <w:headerReference w:type="first" r:id="rId20"/>
          <w:type w:val="oddPage"/>
          <w:pgSz w:w="12240" w:h="15840"/>
          <w:pgMar w:top="720" w:right="720" w:bottom="720" w:left="720" w:header="360" w:footer="360" w:gutter="0"/>
          <w:pgNumType w:start="1"/>
          <w:cols w:space="720"/>
          <w:docGrid w:linePitch="360"/>
        </w:sectPr>
      </w:pPr>
      <w:bookmarkStart w:id="1" w:name="EndOfTOC"/>
    </w:p>
    <w:p w14:paraId="2C07F5A7" w14:textId="460369BF" w:rsidR="00EA16FE" w:rsidRDefault="0053726D" w:rsidP="00CC17B0">
      <w:pPr>
        <w:pStyle w:val="Heading1"/>
      </w:pPr>
      <w:bookmarkStart w:id="2" w:name="_Toc50298153"/>
      <w:bookmarkEnd w:id="1"/>
      <w:r>
        <w:lastRenderedPageBreak/>
        <w:t>Static View</w:t>
      </w:r>
      <w:bookmarkEnd w:id="2"/>
    </w:p>
    <w:p w14:paraId="0BFCA75F" w14:textId="42D1138B" w:rsidR="0053726D" w:rsidRDefault="00B34DEE" w:rsidP="006D00CF">
      <w:pPr>
        <w:pStyle w:val="Heading2"/>
      </w:pPr>
      <w:r>
        <w:t>Hotel Reservation System</w:t>
      </w:r>
    </w:p>
    <w:p w14:paraId="1CF4FA93" w14:textId="41B7123F" w:rsidR="006D00CF" w:rsidRPr="006D00CF" w:rsidRDefault="006D00CF" w:rsidP="006D00CF">
      <w:pPr>
        <w:pStyle w:val="Heading3"/>
      </w:pPr>
      <w:bookmarkStart w:id="3" w:name="_Toc50298155"/>
      <w:r>
        <w:t>Software Class Diagram</w:t>
      </w:r>
      <w:bookmarkEnd w:id="3"/>
    </w:p>
    <w:p w14:paraId="0178A4E4" w14:textId="6094A532" w:rsidR="003C34F6" w:rsidRDefault="003C34F6" w:rsidP="003C34F6">
      <w:pPr>
        <w:pStyle w:val="NormalL2"/>
        <w:rPr>
          <w:ins w:id="4" w:author="Allen Rivas" w:date="2021-05-16T15:12:00Z"/>
        </w:rPr>
      </w:pPr>
    </w:p>
    <w:p w14:paraId="4192603B" w14:textId="55AEC81B" w:rsidR="00A372E9" w:rsidRDefault="00A372E9" w:rsidP="003C34F6">
      <w:pPr>
        <w:pStyle w:val="NormalL2"/>
        <w:rPr>
          <w:ins w:id="5" w:author="Allen Rivas" w:date="2021-05-16T15:12:00Z"/>
        </w:rPr>
      </w:pPr>
    </w:p>
    <w:p w14:paraId="2D3F9764" w14:textId="6F0F77D4" w:rsidR="00A372E9" w:rsidRDefault="00A372E9" w:rsidP="003C34F6">
      <w:pPr>
        <w:pStyle w:val="NormalL2"/>
      </w:pPr>
      <w:ins w:id="6" w:author="Allen Rivas" w:date="2021-05-16T15:12:00Z">
        <w:r>
          <w:rPr>
            <w:noProof/>
          </w:rPr>
          <w:drawing>
            <wp:inline distT="0" distB="0" distL="0" distR="0" wp14:anchorId="24A9C060" wp14:editId="309E6F26">
              <wp:extent cx="7351042" cy="460762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51042" cy="4607626"/>
                      </a:xfrm>
                      <a:prstGeom prst="rect">
                        <a:avLst/>
                      </a:prstGeom>
                      <a:noFill/>
                      <a:ln>
                        <a:noFill/>
                      </a:ln>
                    </pic:spPr>
                  </pic:pic>
                </a:graphicData>
              </a:graphic>
            </wp:inline>
          </w:drawing>
        </w:r>
      </w:ins>
    </w:p>
    <w:p w14:paraId="60B68FD0" w14:textId="71BD09B1" w:rsidR="009C0277" w:rsidRDefault="003260E4" w:rsidP="003C34F6">
      <w:pPr>
        <w:pStyle w:val="NormalL2"/>
        <w:rPr>
          <w:ins w:id="7" w:author="Allen Rivas" w:date="2021-05-16T15:13:00Z"/>
          <w:vertAlign w:val="subscript"/>
        </w:rPr>
      </w:pPr>
      <w:del w:id="8" w:author="Allen Rivas" w:date="2021-05-16T15:12:00Z">
        <w:r w:rsidDel="00A372E9">
          <w:rPr>
            <w:noProof/>
          </w:rPr>
          <w:drawing>
            <wp:inline distT="0" distB="0" distL="0" distR="0" wp14:anchorId="31FEDEDB" wp14:editId="61C4BA3E">
              <wp:extent cx="5159375" cy="299125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5564" cy="2994842"/>
                      </a:xfrm>
                      <a:prstGeom prst="rect">
                        <a:avLst/>
                      </a:prstGeom>
                      <a:noFill/>
                      <a:ln>
                        <a:noFill/>
                      </a:ln>
                    </pic:spPr>
                  </pic:pic>
                </a:graphicData>
              </a:graphic>
            </wp:inline>
          </w:drawing>
        </w:r>
      </w:del>
    </w:p>
    <w:p w14:paraId="7C29B46C" w14:textId="77777777" w:rsidR="00654926" w:rsidRPr="00EF77B4" w:rsidRDefault="00654926" w:rsidP="003C34F6">
      <w:pPr>
        <w:pStyle w:val="NormalL2"/>
        <w:rPr>
          <w:vertAlign w:val="subscript"/>
          <w:rPrChange w:id="9" w:author="Allen Rivas" w:date="2021-05-16T15:00:00Z">
            <w:rPr/>
          </w:rPrChange>
        </w:rPr>
      </w:pPr>
    </w:p>
    <w:p w14:paraId="310C2288" w14:textId="5896D868" w:rsidR="006D00CF" w:rsidRDefault="006D00CF" w:rsidP="006D00CF">
      <w:pPr>
        <w:pStyle w:val="Heading3"/>
      </w:pPr>
      <w:bookmarkStart w:id="10" w:name="_Toc50298156"/>
      <w:r>
        <w:lastRenderedPageBreak/>
        <w:t>Description</w:t>
      </w:r>
      <w:bookmarkEnd w:id="10"/>
    </w:p>
    <w:p w14:paraId="68777499" w14:textId="15DFF4F6" w:rsidR="00A83C0D" w:rsidRDefault="00223977" w:rsidP="0079667A">
      <w:pPr>
        <w:pStyle w:val="NormalL2"/>
      </w:pPr>
      <w:r>
        <w:t xml:space="preserve">In this software class diagram, it is noticeable that the three sub packages from the domain layer have been included here as objects that all inherit from the hotel room reservation system. If we follow the diagram from left to right starting from the </w:t>
      </w:r>
      <w:proofErr w:type="spellStart"/>
      <w:r>
        <w:t>ProfileManagerHandler</w:t>
      </w:r>
      <w:proofErr w:type="spellEnd"/>
      <w:r>
        <w:t xml:space="preserve">, there are two objects that are inherit it. They are </w:t>
      </w:r>
      <w:proofErr w:type="spellStart"/>
      <w:r>
        <w:t>PaymentType</w:t>
      </w:r>
      <w:proofErr w:type="spellEnd"/>
      <w:r>
        <w:t xml:space="preserve">, which is inherited by the different ways that are used as a form of payment (Credit, Debit, </w:t>
      </w:r>
      <w:r w:rsidR="00D22C44">
        <w:t>PayPal</w:t>
      </w:r>
      <w:r>
        <w:t xml:space="preserve"> or Venmo). The other component is Profile which is the carries the information about the specific profile. Bill which inherits from the Profile, provides the total cost of whatever the profile contains. Date inherits from the Bill which provides the arrival and departure dates for the bill. Onto the </w:t>
      </w:r>
      <w:proofErr w:type="spellStart"/>
      <w:r>
        <w:t>ReservationManagerHandler</w:t>
      </w:r>
      <w:proofErr w:type="spellEnd"/>
      <w:r>
        <w:t xml:space="preserve">, which is inherited by three different components which are Reservation, </w:t>
      </w:r>
      <w:proofErr w:type="spellStart"/>
      <w:r>
        <w:t>RoomType</w:t>
      </w:r>
      <w:proofErr w:type="spellEnd"/>
      <w:r>
        <w:t xml:space="preserve">, and Amenities. Reservation provides the confirmation number of the </w:t>
      </w:r>
      <w:r w:rsidR="007511CF">
        <w:t xml:space="preserve">reservation. </w:t>
      </w:r>
      <w:proofErr w:type="spellStart"/>
      <w:r w:rsidR="007511CF">
        <w:t>RoomType</w:t>
      </w:r>
      <w:proofErr w:type="spellEnd"/>
      <w:r w:rsidR="007511CF">
        <w:t xml:space="preserve"> is an enumerator which list the different types of rooms. Amenities provide the type of amenity that is requested. Room component inherits from </w:t>
      </w:r>
      <w:proofErr w:type="spellStart"/>
      <w:r w:rsidR="007511CF">
        <w:t>RoomType</w:t>
      </w:r>
      <w:proofErr w:type="spellEnd"/>
      <w:r w:rsidR="007511CF">
        <w:t xml:space="preserve"> and Floor provides the floor in which is searched for. In the </w:t>
      </w:r>
      <w:proofErr w:type="spellStart"/>
      <w:r w:rsidR="007511CF">
        <w:t>SessionManagerHandler</w:t>
      </w:r>
      <w:proofErr w:type="spellEnd"/>
      <w:r w:rsidR="007511CF">
        <w:t xml:space="preserve">, it is inherited by three components which are </w:t>
      </w:r>
      <w:proofErr w:type="spellStart"/>
      <w:r w:rsidR="007511CF">
        <w:t>GuestSession</w:t>
      </w:r>
      <w:proofErr w:type="spellEnd"/>
      <w:r w:rsidR="007511CF">
        <w:t xml:space="preserve">, </w:t>
      </w:r>
      <w:proofErr w:type="spellStart"/>
      <w:r w:rsidR="007511CF">
        <w:t>ReceptionistSession</w:t>
      </w:r>
      <w:proofErr w:type="spellEnd"/>
      <w:r w:rsidR="007511CF">
        <w:t xml:space="preserve">, and Queue. </w:t>
      </w:r>
      <w:proofErr w:type="spellStart"/>
      <w:r w:rsidR="007511CF">
        <w:t>GuestSession</w:t>
      </w:r>
      <w:proofErr w:type="spellEnd"/>
      <w:r w:rsidR="007511CF">
        <w:t xml:space="preserve"> </w:t>
      </w:r>
      <w:r w:rsidR="00FB2C79">
        <w:t xml:space="preserve">is inherited by the </w:t>
      </w:r>
      <w:proofErr w:type="spellStart"/>
      <w:r w:rsidR="00FB2C79">
        <w:t>GuestOptions</w:t>
      </w:r>
      <w:proofErr w:type="spellEnd"/>
      <w:r w:rsidR="00FB2C79">
        <w:t xml:space="preserve">, in here it’s the commands made the guest on whole long they last, and it is the same for the </w:t>
      </w:r>
      <w:proofErr w:type="spellStart"/>
      <w:r w:rsidR="00FB2C79">
        <w:t>ReceptionistSession</w:t>
      </w:r>
      <w:proofErr w:type="spellEnd"/>
      <w:r w:rsidR="00FB2C79">
        <w:t>. In Queue, it estimates suppose to estimate how long the user waits for the session login.</w:t>
      </w:r>
    </w:p>
    <w:p w14:paraId="40C47D1C" w14:textId="5C8FEFC4" w:rsidR="006D00CF" w:rsidRDefault="006163D4" w:rsidP="00A83C0D">
      <w:pPr>
        <w:pStyle w:val="Heading1"/>
        <w:pageBreakBefore/>
      </w:pPr>
      <w:bookmarkStart w:id="11" w:name="_Toc50298166"/>
      <w:r>
        <w:lastRenderedPageBreak/>
        <w:t>Dynamic View</w:t>
      </w:r>
      <w:bookmarkEnd w:id="11"/>
    </w:p>
    <w:p w14:paraId="18EE1722" w14:textId="41F71CF2" w:rsidR="006163D4" w:rsidRDefault="00C74875" w:rsidP="00F50AD7">
      <w:pPr>
        <w:pStyle w:val="Heading2"/>
      </w:pPr>
      <w:bookmarkStart w:id="12" w:name="_Toc50298167"/>
      <w:r>
        <w:t>Login</w:t>
      </w:r>
      <w:r w:rsidR="00F50AD7">
        <w:t xml:space="preserve"> Sequence of Execution</w:t>
      </w:r>
      <w:bookmarkEnd w:id="12"/>
    </w:p>
    <w:p w14:paraId="6727862D" w14:textId="08876AE3" w:rsidR="003C34F6" w:rsidRDefault="003C34F6" w:rsidP="003C34F6">
      <w:pPr>
        <w:pStyle w:val="Heading3"/>
      </w:pPr>
      <w:bookmarkStart w:id="13" w:name="_Toc50298168"/>
      <w:r>
        <w:t>Software Interaction Diagram</w:t>
      </w:r>
      <w:bookmarkEnd w:id="13"/>
    </w:p>
    <w:p w14:paraId="4E1C421B" w14:textId="704BACFB" w:rsidR="00FF0620" w:rsidRDefault="00FF0620" w:rsidP="00FF0620">
      <w:pPr>
        <w:pStyle w:val="NormalL2"/>
      </w:pPr>
    </w:p>
    <w:p w14:paraId="2B464071" w14:textId="0D7E8360" w:rsidR="007B60F1" w:rsidRDefault="00434329" w:rsidP="00FF0620">
      <w:pPr>
        <w:pStyle w:val="NormalL2"/>
        <w:rPr>
          <w:ins w:id="14" w:author="Allen Rivas" w:date="2021-05-16T15:30:00Z"/>
          <w:noProof/>
        </w:rPr>
      </w:pPr>
      <w:ins w:id="15" w:author="Allen Rivas" w:date="2021-05-16T15:58:00Z">
        <w:r>
          <w:rPr>
            <w:noProof/>
          </w:rPr>
          <w:drawing>
            <wp:inline distT="0" distB="0" distL="0" distR="0" wp14:anchorId="2FE4AD29" wp14:editId="79C81FF2">
              <wp:extent cx="623443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4430" cy="2600960"/>
                      </a:xfrm>
                      <a:prstGeom prst="rect">
                        <a:avLst/>
                      </a:prstGeom>
                      <a:noFill/>
                      <a:ln>
                        <a:noFill/>
                      </a:ln>
                    </pic:spPr>
                  </pic:pic>
                </a:graphicData>
              </a:graphic>
            </wp:inline>
          </w:drawing>
        </w:r>
      </w:ins>
    </w:p>
    <w:p w14:paraId="149EA87F" w14:textId="77777777" w:rsidR="007B60F1" w:rsidRDefault="007B60F1" w:rsidP="00FF0620">
      <w:pPr>
        <w:pStyle w:val="NormalL2"/>
        <w:rPr>
          <w:ins w:id="16" w:author="Allen Rivas" w:date="2021-05-16T15:30:00Z"/>
          <w:noProof/>
        </w:rPr>
      </w:pPr>
    </w:p>
    <w:p w14:paraId="223815CB" w14:textId="7B45FB4E" w:rsidR="00FF0620" w:rsidRPr="00FF0620" w:rsidRDefault="00FF0620" w:rsidP="00FF0620">
      <w:pPr>
        <w:pStyle w:val="NormalL2"/>
      </w:pPr>
      <w:del w:id="17" w:author="Allen Rivas" w:date="2021-05-16T15:58:00Z">
        <w:r w:rsidDel="00434329">
          <w:rPr>
            <w:noProof/>
          </w:rPr>
          <w:drawing>
            <wp:inline distT="0" distB="0" distL="0" distR="0" wp14:anchorId="0B288CE4" wp14:editId="46C6CF0E">
              <wp:extent cx="7026215" cy="2011914"/>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26215" cy="2011914"/>
                      </a:xfrm>
                      <a:prstGeom prst="rect">
                        <a:avLst/>
                      </a:prstGeom>
                      <a:noFill/>
                      <a:ln>
                        <a:noFill/>
                      </a:ln>
                    </pic:spPr>
                  </pic:pic>
                </a:graphicData>
              </a:graphic>
            </wp:inline>
          </w:drawing>
        </w:r>
      </w:del>
    </w:p>
    <w:p w14:paraId="0202D6BB" w14:textId="77777777" w:rsidR="003C34F6" w:rsidRPr="006D00CF" w:rsidRDefault="003C34F6" w:rsidP="003C34F6">
      <w:pPr>
        <w:pStyle w:val="Heading3"/>
      </w:pPr>
      <w:bookmarkStart w:id="18" w:name="_Toc50298169"/>
      <w:r>
        <w:t>Description</w:t>
      </w:r>
      <w:bookmarkEnd w:id="18"/>
    </w:p>
    <w:p w14:paraId="41F47A68" w14:textId="2BBF3067" w:rsidR="003C34F6" w:rsidRDefault="00C74875" w:rsidP="003C34F6">
      <w:pPr>
        <w:pStyle w:val="NormalL2"/>
      </w:pPr>
      <w:r>
        <w:t xml:space="preserve">For each of these diagrams we do not care what actor launches the sequence, since there is none above in this diagram and the other. First, the user logs into their account, which is executed from the </w:t>
      </w:r>
      <w:proofErr w:type="spellStart"/>
      <w:r>
        <w:t>guestSession</w:t>
      </w:r>
      <w:proofErr w:type="spellEnd"/>
      <w:r>
        <w:t xml:space="preserve">. Finally, they terminate the session by executing terminate which ends their session. </w:t>
      </w:r>
    </w:p>
    <w:p w14:paraId="5BE36FE3" w14:textId="3E554DCE" w:rsidR="00356584" w:rsidRDefault="00356584" w:rsidP="00356584">
      <w:pPr>
        <w:pStyle w:val="Heading3"/>
      </w:pPr>
      <w:bookmarkStart w:id="19" w:name="_Toc50298170"/>
      <w:r>
        <w:t>SSD Traceability</w:t>
      </w:r>
      <w:bookmarkEnd w:id="19"/>
    </w:p>
    <w:p w14:paraId="69969A98" w14:textId="00E387E4" w:rsidR="000155F0" w:rsidRPr="000155F0" w:rsidRDefault="000155F0" w:rsidP="000155F0">
      <w:pPr>
        <w:pStyle w:val="NormalL2"/>
      </w:pPr>
      <w:r>
        <w:t xml:space="preserve">This request message is made in the </w:t>
      </w:r>
      <w:r w:rsidR="004637E3">
        <w:t>Make Reservation</w:t>
      </w:r>
      <w:r>
        <w:t xml:space="preserve"> SSD. </w:t>
      </w:r>
      <w:r w:rsidR="00BF14BA">
        <w:t xml:space="preserve">So, the executions are going to be made in the </w:t>
      </w:r>
      <w:proofErr w:type="spellStart"/>
      <w:r w:rsidR="00BF14BA">
        <w:t>sessionManagerHandler</w:t>
      </w:r>
      <w:proofErr w:type="spellEnd"/>
      <w:r w:rsidR="00BF14BA">
        <w:t xml:space="preserve">, where the user logs in, where they </w:t>
      </w:r>
      <w:r w:rsidR="00512798">
        <w:t>can</w:t>
      </w:r>
      <w:r w:rsidR="00BF14BA">
        <w:t xml:space="preserve"> make commands that allow them to terminate their session.</w:t>
      </w:r>
    </w:p>
    <w:p w14:paraId="5B6A2D22" w14:textId="4B8BA7AC" w:rsidR="00D40040" w:rsidRDefault="00756DC7" w:rsidP="00D40040">
      <w:pPr>
        <w:pStyle w:val="Heading2"/>
      </w:pPr>
      <w:bookmarkStart w:id="20" w:name="_Toc50298171"/>
      <w:r>
        <w:t>G</w:t>
      </w:r>
      <w:r w:rsidR="00E22F56">
        <w:t>et</w:t>
      </w:r>
      <w:r>
        <w:t xml:space="preserve"> </w:t>
      </w:r>
      <w:r w:rsidR="00E22F56">
        <w:t>List</w:t>
      </w:r>
      <w:r>
        <w:t xml:space="preserve"> of </w:t>
      </w:r>
      <w:r w:rsidR="00E22F56">
        <w:t>Rooms</w:t>
      </w:r>
      <w:r w:rsidR="00D40040">
        <w:t xml:space="preserve"> Sequence of Execution</w:t>
      </w:r>
      <w:bookmarkEnd w:id="20"/>
    </w:p>
    <w:p w14:paraId="13524F64" w14:textId="41148517" w:rsidR="00D40040" w:rsidRDefault="00D40040" w:rsidP="00D40040">
      <w:pPr>
        <w:pStyle w:val="Heading3"/>
      </w:pPr>
      <w:bookmarkStart w:id="21" w:name="_Toc50298172"/>
      <w:r>
        <w:t>Software Interaction Diagram</w:t>
      </w:r>
      <w:bookmarkEnd w:id="21"/>
    </w:p>
    <w:p w14:paraId="58851617" w14:textId="77777777" w:rsidR="005840F1" w:rsidRDefault="005840F1" w:rsidP="00FF0620">
      <w:pPr>
        <w:pStyle w:val="NormalL2"/>
        <w:rPr>
          <w:ins w:id="22" w:author="Allen Rivas" w:date="2021-05-16T16:05:00Z"/>
          <w:noProof/>
        </w:rPr>
      </w:pPr>
    </w:p>
    <w:p w14:paraId="20CE43E6" w14:textId="006950A8" w:rsidR="005840F1" w:rsidRDefault="005840F1" w:rsidP="00FF0620">
      <w:pPr>
        <w:pStyle w:val="NormalL2"/>
        <w:rPr>
          <w:ins w:id="23" w:author="Allen Rivas" w:date="2021-05-16T16:05:00Z"/>
          <w:noProof/>
        </w:rPr>
      </w:pPr>
      <w:ins w:id="24" w:author="Allen Rivas" w:date="2021-05-16T16:06:00Z">
        <w:r>
          <w:rPr>
            <w:noProof/>
          </w:rPr>
          <w:lastRenderedPageBreak/>
          <w:drawing>
            <wp:inline distT="0" distB="0" distL="0" distR="0" wp14:anchorId="6347F78C" wp14:editId="04E5E95D">
              <wp:extent cx="8241475" cy="207913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42058" cy="2079284"/>
                      </a:xfrm>
                      <a:prstGeom prst="rect">
                        <a:avLst/>
                      </a:prstGeom>
                      <a:noFill/>
                      <a:ln>
                        <a:noFill/>
                      </a:ln>
                    </pic:spPr>
                  </pic:pic>
                </a:graphicData>
              </a:graphic>
            </wp:inline>
          </w:drawing>
        </w:r>
      </w:ins>
    </w:p>
    <w:p w14:paraId="06BD2BE4" w14:textId="77777777" w:rsidR="005840F1" w:rsidRDefault="005840F1" w:rsidP="00FF0620">
      <w:pPr>
        <w:pStyle w:val="NormalL2"/>
        <w:rPr>
          <w:ins w:id="25" w:author="Allen Rivas" w:date="2021-05-16T16:05:00Z"/>
          <w:noProof/>
        </w:rPr>
      </w:pPr>
    </w:p>
    <w:p w14:paraId="4B429447" w14:textId="2B2954FC" w:rsidR="00FF0620" w:rsidRPr="00FF0620" w:rsidRDefault="00FF0620" w:rsidP="00FF0620">
      <w:pPr>
        <w:pStyle w:val="NormalL2"/>
      </w:pPr>
      <w:del w:id="26" w:author="Allen Rivas" w:date="2021-05-16T16:05:00Z">
        <w:r w:rsidDel="005840F1">
          <w:rPr>
            <w:noProof/>
          </w:rPr>
          <w:drawing>
            <wp:inline distT="0" distB="0" distL="0" distR="0" wp14:anchorId="40E4ACA7" wp14:editId="3F994C97">
              <wp:extent cx="7781082" cy="1992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03968" cy="1998055"/>
                      </a:xfrm>
                      <a:prstGeom prst="rect">
                        <a:avLst/>
                      </a:prstGeom>
                      <a:noFill/>
                      <a:ln>
                        <a:noFill/>
                      </a:ln>
                    </pic:spPr>
                  </pic:pic>
                </a:graphicData>
              </a:graphic>
            </wp:inline>
          </w:drawing>
        </w:r>
      </w:del>
    </w:p>
    <w:p w14:paraId="70EAED39" w14:textId="77777777" w:rsidR="00D40040" w:rsidRPr="006D00CF" w:rsidRDefault="00D40040" w:rsidP="00D40040">
      <w:pPr>
        <w:pStyle w:val="Heading3"/>
      </w:pPr>
      <w:bookmarkStart w:id="27" w:name="_Toc50298173"/>
      <w:r>
        <w:t>Description</w:t>
      </w:r>
      <w:bookmarkEnd w:id="27"/>
    </w:p>
    <w:p w14:paraId="7F9B86E9" w14:textId="20AB6817" w:rsidR="00D40040" w:rsidRDefault="00E22F56" w:rsidP="00D40040">
      <w:pPr>
        <w:pStyle w:val="NormalL2"/>
      </w:pPr>
      <w:r>
        <w:t xml:space="preserve">Sequence starts at </w:t>
      </w:r>
      <w:proofErr w:type="spellStart"/>
      <w:r>
        <w:t>sessionManagerHandler</w:t>
      </w:r>
      <w:proofErr w:type="spellEnd"/>
      <w:r>
        <w:t xml:space="preserve"> where login is executed providing login and password. Then a </w:t>
      </w:r>
      <w:proofErr w:type="spellStart"/>
      <w:r>
        <w:t>getListRooms</w:t>
      </w:r>
      <w:proofErr w:type="spellEnd"/>
      <w:r>
        <w:t xml:space="preserve"> is executed providing amount of guests, arrival, and departure date, where it returns to the </w:t>
      </w:r>
      <w:proofErr w:type="spellStart"/>
      <w:r>
        <w:t>sessionManagerHandler</w:t>
      </w:r>
      <w:proofErr w:type="spellEnd"/>
      <w:r>
        <w:t>, a hotel, room type, cost per night, and total price. Finally, terminate is executed and the current login session ends.</w:t>
      </w:r>
    </w:p>
    <w:p w14:paraId="0C93855E" w14:textId="77777777" w:rsidR="00D40040" w:rsidRDefault="00D40040" w:rsidP="00D40040">
      <w:pPr>
        <w:pStyle w:val="Heading3"/>
      </w:pPr>
      <w:bookmarkStart w:id="28" w:name="_Toc50298174"/>
      <w:r>
        <w:t>SSD Traceability</w:t>
      </w:r>
      <w:bookmarkEnd w:id="28"/>
    </w:p>
    <w:p w14:paraId="12703035" w14:textId="37D5D986" w:rsidR="00D40040" w:rsidRDefault="00B65F63" w:rsidP="00D40040">
      <w:pPr>
        <w:pStyle w:val="NormalL2"/>
      </w:pPr>
      <w:r>
        <w:t xml:space="preserve">This request message is made in the </w:t>
      </w:r>
      <w:r w:rsidR="004637E3">
        <w:t>Make Reservation</w:t>
      </w:r>
      <w:r>
        <w:t xml:space="preserve"> SSD. The execution starts in the </w:t>
      </w:r>
      <w:proofErr w:type="spellStart"/>
      <w:r>
        <w:t>sessionManagerHandler</w:t>
      </w:r>
      <w:proofErr w:type="spellEnd"/>
      <w:r>
        <w:t xml:space="preserve"> where it is also identified in the </w:t>
      </w:r>
      <w:r w:rsidR="00CD1CAE">
        <w:t xml:space="preserve">static view which inherits from the hotel system. </w:t>
      </w:r>
      <w:proofErr w:type="spellStart"/>
      <w:r w:rsidR="00CD1CAE">
        <w:t>guestSession</w:t>
      </w:r>
      <w:proofErr w:type="spellEnd"/>
      <w:r w:rsidR="00CD1CAE">
        <w:t xml:space="preserve"> is in motion, the execution that happens next is </w:t>
      </w:r>
      <w:proofErr w:type="spellStart"/>
      <w:r w:rsidR="00CD1CAE">
        <w:t>getListRooms</w:t>
      </w:r>
      <w:proofErr w:type="spellEnd"/>
      <w:r w:rsidR="00CD1CAE">
        <w:t xml:space="preserve"> which is found in the </w:t>
      </w:r>
      <w:proofErr w:type="spellStart"/>
      <w:r w:rsidR="00CD1CAE">
        <w:t>reservationManagerHandler</w:t>
      </w:r>
      <w:proofErr w:type="spellEnd"/>
      <w:r w:rsidR="00CD1CAE">
        <w:t xml:space="preserve">. The </w:t>
      </w:r>
      <w:proofErr w:type="spellStart"/>
      <w:r w:rsidR="00CD1CAE">
        <w:t>guestSession</w:t>
      </w:r>
      <w:proofErr w:type="spellEnd"/>
      <w:r w:rsidR="00CD1CAE">
        <w:t xml:space="preserve"> then executes terminate which is inherited from the </w:t>
      </w:r>
      <w:proofErr w:type="spellStart"/>
      <w:r w:rsidR="00CD1CAE">
        <w:t>sessionManagerHandler</w:t>
      </w:r>
      <w:proofErr w:type="spellEnd"/>
      <w:r w:rsidR="00CD1CAE">
        <w:t xml:space="preserve">. </w:t>
      </w:r>
    </w:p>
    <w:p w14:paraId="2206C924" w14:textId="33BB18D8" w:rsidR="005A7364" w:rsidRDefault="005A7364" w:rsidP="00D40040">
      <w:pPr>
        <w:pStyle w:val="NormalL2"/>
      </w:pPr>
    </w:p>
    <w:p w14:paraId="2BB4D2CA" w14:textId="4E9B7C40" w:rsidR="005A7364" w:rsidRDefault="005A7364" w:rsidP="00D40040">
      <w:pPr>
        <w:pStyle w:val="NormalL2"/>
      </w:pPr>
    </w:p>
    <w:p w14:paraId="3DFA88DA" w14:textId="0178E739" w:rsidR="005A7364" w:rsidRDefault="005A7364" w:rsidP="00D40040">
      <w:pPr>
        <w:pStyle w:val="NormalL2"/>
      </w:pPr>
    </w:p>
    <w:p w14:paraId="164B2238" w14:textId="621FD25D" w:rsidR="005A7364" w:rsidRDefault="005A7364" w:rsidP="00D40040">
      <w:pPr>
        <w:pStyle w:val="NormalL2"/>
      </w:pPr>
    </w:p>
    <w:p w14:paraId="79D626BA" w14:textId="7E6FA120" w:rsidR="005A7364" w:rsidRDefault="005A7364" w:rsidP="00D40040">
      <w:pPr>
        <w:pStyle w:val="NormalL2"/>
      </w:pPr>
    </w:p>
    <w:p w14:paraId="1B855771" w14:textId="7AED7965" w:rsidR="005A7364" w:rsidRDefault="005A7364" w:rsidP="00D40040">
      <w:pPr>
        <w:pStyle w:val="NormalL2"/>
      </w:pPr>
    </w:p>
    <w:p w14:paraId="03571C8B" w14:textId="421DDA50" w:rsidR="005A7364" w:rsidRDefault="005A7364" w:rsidP="00D40040">
      <w:pPr>
        <w:pStyle w:val="NormalL2"/>
      </w:pPr>
    </w:p>
    <w:p w14:paraId="0E4CF80C" w14:textId="77777777" w:rsidR="005A7364" w:rsidRPr="003C34F6" w:rsidRDefault="005A7364" w:rsidP="00D40040">
      <w:pPr>
        <w:pStyle w:val="NormalL2"/>
      </w:pPr>
    </w:p>
    <w:p w14:paraId="18C59E8F" w14:textId="100639DA" w:rsidR="00D40040" w:rsidRDefault="00756DC7" w:rsidP="00D40040">
      <w:pPr>
        <w:pStyle w:val="Heading2"/>
      </w:pPr>
      <w:bookmarkStart w:id="29" w:name="_Toc50298175"/>
      <w:r>
        <w:lastRenderedPageBreak/>
        <w:t>G</w:t>
      </w:r>
      <w:r w:rsidR="00747A68">
        <w:t>et</w:t>
      </w:r>
      <w:r>
        <w:t xml:space="preserve"> </w:t>
      </w:r>
      <w:r w:rsidR="00747A68">
        <w:t>List</w:t>
      </w:r>
      <w:r>
        <w:t xml:space="preserve"> of </w:t>
      </w:r>
      <w:r w:rsidR="00747A68">
        <w:t>Services</w:t>
      </w:r>
      <w:r w:rsidR="00D40040">
        <w:t xml:space="preserve"> Sequence of Execution</w:t>
      </w:r>
      <w:bookmarkEnd w:id="29"/>
    </w:p>
    <w:p w14:paraId="706090B7" w14:textId="3A99304E" w:rsidR="00D40040" w:rsidRDefault="00D40040" w:rsidP="00D40040">
      <w:pPr>
        <w:pStyle w:val="Heading3"/>
      </w:pPr>
      <w:bookmarkStart w:id="30" w:name="_Toc50298176"/>
      <w:r>
        <w:t>Software Interaction Diagram</w:t>
      </w:r>
      <w:bookmarkEnd w:id="30"/>
    </w:p>
    <w:p w14:paraId="3EC843D3" w14:textId="77777777" w:rsidR="005840F1" w:rsidRDefault="005840F1" w:rsidP="00FF0620">
      <w:pPr>
        <w:pStyle w:val="NormalL2"/>
        <w:rPr>
          <w:ins w:id="31" w:author="Allen Rivas" w:date="2021-05-16T16:06:00Z"/>
          <w:noProof/>
        </w:rPr>
      </w:pPr>
    </w:p>
    <w:p w14:paraId="59B4F61A" w14:textId="27B18581" w:rsidR="005840F1" w:rsidRDefault="005840F1" w:rsidP="00FF0620">
      <w:pPr>
        <w:pStyle w:val="NormalL2"/>
        <w:rPr>
          <w:ins w:id="32" w:author="Allen Rivas" w:date="2021-05-16T16:06:00Z"/>
          <w:noProof/>
        </w:rPr>
      </w:pPr>
      <w:ins w:id="33" w:author="Allen Rivas" w:date="2021-05-16T16:06:00Z">
        <w:r>
          <w:rPr>
            <w:noProof/>
          </w:rPr>
          <w:drawing>
            <wp:inline distT="0" distB="0" distL="0" distR="0" wp14:anchorId="3C3A0D5B" wp14:editId="25F199E0">
              <wp:extent cx="7303325" cy="17474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3656" cy="1749968"/>
                      </a:xfrm>
                      <a:prstGeom prst="rect">
                        <a:avLst/>
                      </a:prstGeom>
                      <a:noFill/>
                      <a:ln>
                        <a:noFill/>
                      </a:ln>
                    </pic:spPr>
                  </pic:pic>
                </a:graphicData>
              </a:graphic>
            </wp:inline>
          </w:drawing>
        </w:r>
      </w:ins>
    </w:p>
    <w:p w14:paraId="2CD135AC" w14:textId="77777777" w:rsidR="005840F1" w:rsidRDefault="005840F1" w:rsidP="00FF0620">
      <w:pPr>
        <w:pStyle w:val="NormalL2"/>
        <w:rPr>
          <w:ins w:id="34" w:author="Allen Rivas" w:date="2021-05-16T16:06:00Z"/>
          <w:noProof/>
        </w:rPr>
      </w:pPr>
    </w:p>
    <w:p w14:paraId="21DEE918" w14:textId="3420CF90" w:rsidR="00FF0620" w:rsidRPr="00FF0620" w:rsidRDefault="00FF0620" w:rsidP="00FF0620">
      <w:pPr>
        <w:pStyle w:val="NormalL2"/>
      </w:pPr>
      <w:del w:id="35" w:author="Allen Rivas" w:date="2021-05-16T16:06:00Z">
        <w:r w:rsidDel="005840F1">
          <w:rPr>
            <w:noProof/>
          </w:rPr>
          <w:drawing>
            <wp:inline distT="0" distB="0" distL="0" distR="0" wp14:anchorId="2D0E6FD6" wp14:editId="69C79A55">
              <wp:extent cx="6429676" cy="244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6861" cy="2478990"/>
                      </a:xfrm>
                      <a:prstGeom prst="rect">
                        <a:avLst/>
                      </a:prstGeom>
                      <a:noFill/>
                      <a:ln>
                        <a:noFill/>
                      </a:ln>
                    </pic:spPr>
                  </pic:pic>
                </a:graphicData>
              </a:graphic>
            </wp:inline>
          </w:drawing>
        </w:r>
      </w:del>
    </w:p>
    <w:p w14:paraId="6B08A50C" w14:textId="77777777" w:rsidR="00D40040" w:rsidRPr="006D00CF" w:rsidRDefault="00D40040" w:rsidP="00D40040">
      <w:pPr>
        <w:pStyle w:val="Heading3"/>
      </w:pPr>
      <w:bookmarkStart w:id="36" w:name="_Toc50298177"/>
      <w:r>
        <w:t>Description</w:t>
      </w:r>
      <w:bookmarkEnd w:id="36"/>
    </w:p>
    <w:p w14:paraId="5BC090B5" w14:textId="2671AB94" w:rsidR="00B53C3E" w:rsidRDefault="00B53C3E" w:rsidP="00B53C3E">
      <w:pPr>
        <w:pStyle w:val="NormalL2"/>
      </w:pPr>
      <w:bookmarkStart w:id="37" w:name="_Toc50298178"/>
      <w:r>
        <w:t xml:space="preserve">Sequence starts at </w:t>
      </w:r>
      <w:proofErr w:type="spellStart"/>
      <w:r>
        <w:t>sessionManagerHandler</w:t>
      </w:r>
      <w:proofErr w:type="spellEnd"/>
      <w:r>
        <w:t xml:space="preserve"> where login is executed providing login and password. Then a </w:t>
      </w:r>
      <w:proofErr w:type="spellStart"/>
      <w:r>
        <w:t>getListRooms</w:t>
      </w:r>
      <w:proofErr w:type="spellEnd"/>
      <w:r>
        <w:t xml:space="preserve"> is executed providing amount of guests, arrival, and departure date, where it returns to the </w:t>
      </w:r>
      <w:proofErr w:type="spellStart"/>
      <w:r>
        <w:t>sessionManagerHandler</w:t>
      </w:r>
      <w:proofErr w:type="spellEnd"/>
      <w:r>
        <w:t xml:space="preserve">, a hotel, room type, cost per night, and total price. Then a </w:t>
      </w:r>
      <w:proofErr w:type="spellStart"/>
      <w:r>
        <w:t>getListServices</w:t>
      </w:r>
      <w:proofErr w:type="spellEnd"/>
      <w:r>
        <w:t xml:space="preserve"> is executed, where it returns to the </w:t>
      </w:r>
      <w:proofErr w:type="spellStart"/>
      <w:r>
        <w:t>sessionManagerHandler</w:t>
      </w:r>
      <w:proofErr w:type="spellEnd"/>
      <w:r>
        <w:t>, a service of type string. Finally, terminate is executed and the current login session ends.</w:t>
      </w:r>
    </w:p>
    <w:p w14:paraId="2434DF60" w14:textId="77777777" w:rsidR="00D40040" w:rsidRDefault="00D40040" w:rsidP="00D40040">
      <w:pPr>
        <w:pStyle w:val="Heading3"/>
      </w:pPr>
      <w:r>
        <w:t>SSD Traceability</w:t>
      </w:r>
      <w:bookmarkEnd w:id="37"/>
    </w:p>
    <w:p w14:paraId="3262679B" w14:textId="42948E35" w:rsidR="00800E45" w:rsidRDefault="00800E45" w:rsidP="00800E45">
      <w:pPr>
        <w:pStyle w:val="NormalL2"/>
      </w:pPr>
      <w:bookmarkStart w:id="38" w:name="_Toc50298179"/>
      <w:r>
        <w:t xml:space="preserve">This request message is made in the </w:t>
      </w:r>
      <w:r w:rsidR="004637E3">
        <w:t>Make Reservation</w:t>
      </w:r>
      <w:r>
        <w:t xml:space="preserve"> SSD. The execution starts in the </w:t>
      </w:r>
      <w:proofErr w:type="spellStart"/>
      <w:r>
        <w:t>sessionManagerHandler</w:t>
      </w:r>
      <w:proofErr w:type="spellEnd"/>
      <w:r>
        <w:t xml:space="preserve"> where it is also identified in the static view which inherits from the hotel system. </w:t>
      </w:r>
      <w:proofErr w:type="spellStart"/>
      <w:r>
        <w:t>guestSession</w:t>
      </w:r>
      <w:proofErr w:type="spellEnd"/>
      <w:r>
        <w:t xml:space="preserve"> is in motion, the execution that happens next is </w:t>
      </w:r>
      <w:proofErr w:type="spellStart"/>
      <w:r>
        <w:t>getListRooms</w:t>
      </w:r>
      <w:proofErr w:type="spellEnd"/>
      <w:r>
        <w:t xml:space="preserve"> which is found in the </w:t>
      </w:r>
      <w:proofErr w:type="spellStart"/>
      <w:r>
        <w:t>reservationManagerHandler</w:t>
      </w:r>
      <w:proofErr w:type="spellEnd"/>
      <w:r>
        <w:t xml:space="preserve">. The execution that happens next is </w:t>
      </w:r>
      <w:proofErr w:type="spellStart"/>
      <w:r>
        <w:t>getListService</w:t>
      </w:r>
      <w:r w:rsidR="00747A68">
        <w:t>s</w:t>
      </w:r>
      <w:proofErr w:type="spellEnd"/>
      <w:r>
        <w:t xml:space="preserve"> which is found in the </w:t>
      </w:r>
      <w:proofErr w:type="spellStart"/>
      <w:r>
        <w:t>reservationManagerHandler</w:t>
      </w:r>
      <w:proofErr w:type="spellEnd"/>
      <w:r>
        <w:t xml:space="preserve">. The </w:t>
      </w:r>
      <w:proofErr w:type="spellStart"/>
      <w:r>
        <w:t>guestSession</w:t>
      </w:r>
      <w:proofErr w:type="spellEnd"/>
      <w:r>
        <w:t xml:space="preserve"> then executes terminate which is inherited from the </w:t>
      </w:r>
      <w:proofErr w:type="spellStart"/>
      <w:r>
        <w:t>sessionManagerHandler</w:t>
      </w:r>
      <w:proofErr w:type="spellEnd"/>
      <w:r>
        <w:t xml:space="preserve">. </w:t>
      </w:r>
    </w:p>
    <w:p w14:paraId="582050D5" w14:textId="66068099" w:rsidR="005A7364" w:rsidRDefault="005A7364" w:rsidP="00800E45">
      <w:pPr>
        <w:pStyle w:val="NormalL2"/>
      </w:pPr>
    </w:p>
    <w:p w14:paraId="2280549C" w14:textId="7980B490" w:rsidR="005A7364" w:rsidRDefault="005A7364" w:rsidP="00800E45">
      <w:pPr>
        <w:pStyle w:val="NormalL2"/>
      </w:pPr>
    </w:p>
    <w:p w14:paraId="599BEC27" w14:textId="086BBBAC" w:rsidR="005A7364" w:rsidRDefault="005A7364" w:rsidP="00800E45">
      <w:pPr>
        <w:pStyle w:val="NormalL2"/>
      </w:pPr>
    </w:p>
    <w:p w14:paraId="280B66F0" w14:textId="77777777" w:rsidR="005A7364" w:rsidRPr="003C34F6" w:rsidRDefault="005A7364" w:rsidP="00800E45">
      <w:pPr>
        <w:pStyle w:val="NormalL2"/>
      </w:pPr>
    </w:p>
    <w:p w14:paraId="2BE44509" w14:textId="548A279E" w:rsidR="00D40040" w:rsidRDefault="00756DC7" w:rsidP="00D40040">
      <w:pPr>
        <w:pStyle w:val="Heading2"/>
      </w:pPr>
      <w:r>
        <w:lastRenderedPageBreak/>
        <w:t>Make Reservation</w:t>
      </w:r>
      <w:r w:rsidR="00D40040">
        <w:t xml:space="preserve"> Sequence of Execution</w:t>
      </w:r>
      <w:bookmarkEnd w:id="38"/>
    </w:p>
    <w:p w14:paraId="6F393CD7" w14:textId="77777777" w:rsidR="00D40040" w:rsidRPr="006D00CF" w:rsidRDefault="00D40040" w:rsidP="00D40040">
      <w:pPr>
        <w:pStyle w:val="Heading3"/>
      </w:pPr>
      <w:bookmarkStart w:id="39" w:name="_Toc50298180"/>
      <w:r>
        <w:t>Software Interaction Diagram</w:t>
      </w:r>
      <w:bookmarkEnd w:id="39"/>
    </w:p>
    <w:p w14:paraId="1C4B6E39" w14:textId="77777777" w:rsidR="005840F1" w:rsidRDefault="005840F1" w:rsidP="00D40040">
      <w:pPr>
        <w:pStyle w:val="NormalL2"/>
        <w:rPr>
          <w:ins w:id="40" w:author="Allen Rivas" w:date="2021-05-16T16:10:00Z"/>
          <w:noProof/>
        </w:rPr>
      </w:pPr>
    </w:p>
    <w:p w14:paraId="02260E5A" w14:textId="3AE4D1D8" w:rsidR="005840F1" w:rsidRDefault="005840F1" w:rsidP="00D40040">
      <w:pPr>
        <w:pStyle w:val="NormalL2"/>
        <w:rPr>
          <w:ins w:id="41" w:author="Allen Rivas" w:date="2021-05-16T16:10:00Z"/>
          <w:noProof/>
        </w:rPr>
      </w:pPr>
      <w:ins w:id="42" w:author="Allen Rivas" w:date="2021-05-16T16:11:00Z">
        <w:r>
          <w:rPr>
            <w:noProof/>
          </w:rPr>
          <w:drawing>
            <wp:inline distT="0" distB="0" distL="0" distR="0" wp14:anchorId="09C00C09" wp14:editId="2A7E5F46">
              <wp:extent cx="8182099" cy="18489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87827" cy="1850221"/>
                      </a:xfrm>
                      <a:prstGeom prst="rect">
                        <a:avLst/>
                      </a:prstGeom>
                      <a:noFill/>
                      <a:ln>
                        <a:noFill/>
                      </a:ln>
                    </pic:spPr>
                  </pic:pic>
                </a:graphicData>
              </a:graphic>
            </wp:inline>
          </w:drawing>
        </w:r>
      </w:ins>
    </w:p>
    <w:p w14:paraId="43E92E59" w14:textId="77777777" w:rsidR="005840F1" w:rsidRDefault="005840F1" w:rsidP="00D40040">
      <w:pPr>
        <w:pStyle w:val="NormalL2"/>
        <w:rPr>
          <w:ins w:id="43" w:author="Allen Rivas" w:date="2021-05-16T16:10:00Z"/>
          <w:noProof/>
        </w:rPr>
      </w:pPr>
    </w:p>
    <w:p w14:paraId="01DFE464" w14:textId="6DEDA6CD" w:rsidR="00D40040" w:rsidRDefault="00FF0620" w:rsidP="00D40040">
      <w:pPr>
        <w:pStyle w:val="NormalL2"/>
      </w:pPr>
      <w:del w:id="44" w:author="Allen Rivas" w:date="2021-05-16T16:11:00Z">
        <w:r w:rsidDel="005840F1">
          <w:rPr>
            <w:noProof/>
          </w:rPr>
          <w:drawing>
            <wp:inline distT="0" distB="0" distL="0" distR="0" wp14:anchorId="1BFAD223" wp14:editId="5124F644">
              <wp:extent cx="8351417" cy="3243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87565" cy="3257754"/>
                      </a:xfrm>
                      <a:prstGeom prst="rect">
                        <a:avLst/>
                      </a:prstGeom>
                      <a:noFill/>
                      <a:ln>
                        <a:noFill/>
                      </a:ln>
                    </pic:spPr>
                  </pic:pic>
                </a:graphicData>
              </a:graphic>
            </wp:inline>
          </w:drawing>
        </w:r>
      </w:del>
    </w:p>
    <w:p w14:paraId="0549938B" w14:textId="77777777" w:rsidR="00D40040" w:rsidRPr="006D00CF" w:rsidRDefault="00D40040" w:rsidP="00D40040">
      <w:pPr>
        <w:pStyle w:val="Heading3"/>
      </w:pPr>
      <w:bookmarkStart w:id="45" w:name="_Toc50298181"/>
      <w:r>
        <w:t>Description</w:t>
      </w:r>
      <w:bookmarkEnd w:id="45"/>
    </w:p>
    <w:p w14:paraId="7A697DD2" w14:textId="260FF4DA" w:rsidR="00B00C07" w:rsidRDefault="00B00C07" w:rsidP="00B00C07">
      <w:pPr>
        <w:pStyle w:val="NormalL2"/>
      </w:pPr>
      <w:bookmarkStart w:id="46" w:name="_Toc50298182"/>
      <w:r>
        <w:t xml:space="preserve">Sequence starts at </w:t>
      </w:r>
      <w:proofErr w:type="spellStart"/>
      <w:r>
        <w:t>sessionManagerHandler</w:t>
      </w:r>
      <w:proofErr w:type="spellEnd"/>
      <w:r>
        <w:t xml:space="preserve"> where login is executed providing login and password. Then a </w:t>
      </w:r>
      <w:proofErr w:type="spellStart"/>
      <w:r>
        <w:t>getListRooms</w:t>
      </w:r>
      <w:proofErr w:type="spellEnd"/>
      <w:r>
        <w:t xml:space="preserve"> is executed providing amount of guests, arrival, and departure date, where it returns to the </w:t>
      </w:r>
      <w:proofErr w:type="spellStart"/>
      <w:r>
        <w:t>sessionManagerHandler</w:t>
      </w:r>
      <w:proofErr w:type="spellEnd"/>
      <w:r>
        <w:t xml:space="preserve">, a hotel, room type, cost per night, and total price. Then a </w:t>
      </w:r>
      <w:proofErr w:type="spellStart"/>
      <w:r>
        <w:t>getListServices</w:t>
      </w:r>
      <w:proofErr w:type="spellEnd"/>
      <w:r>
        <w:t xml:space="preserve"> is executed, where it returns to the </w:t>
      </w:r>
      <w:proofErr w:type="spellStart"/>
      <w:r>
        <w:t>sessionManagerHandler</w:t>
      </w:r>
      <w:proofErr w:type="spellEnd"/>
      <w:r>
        <w:t xml:space="preserve">, a service of type string. Then a </w:t>
      </w:r>
      <w:proofErr w:type="spellStart"/>
      <w:r>
        <w:t>makeReservation</w:t>
      </w:r>
      <w:proofErr w:type="spellEnd"/>
      <w:r>
        <w:t xml:space="preserve"> is executed providing hotel, room type, amount of guest, </w:t>
      </w:r>
      <w:r w:rsidR="00041ACA">
        <w:t>arrival,</w:t>
      </w:r>
      <w:r>
        <w:t xml:space="preserve"> and departure date, where it returns to the </w:t>
      </w:r>
      <w:proofErr w:type="spellStart"/>
      <w:r>
        <w:t>SessionManagerHandler</w:t>
      </w:r>
      <w:proofErr w:type="spellEnd"/>
      <w:r>
        <w:t>, the reservation number and cost. Finally, terminate is executed and the current login session ends.</w:t>
      </w:r>
    </w:p>
    <w:p w14:paraId="155113A7" w14:textId="77777777" w:rsidR="00D40040" w:rsidRDefault="00D40040" w:rsidP="00D40040">
      <w:pPr>
        <w:pStyle w:val="Heading3"/>
      </w:pPr>
      <w:r>
        <w:t>SSD Traceability</w:t>
      </w:r>
      <w:bookmarkEnd w:id="46"/>
    </w:p>
    <w:p w14:paraId="193CB2C7" w14:textId="6F50EBD6" w:rsidR="00FF0620" w:rsidRDefault="009A5EF0" w:rsidP="009A5EF0">
      <w:pPr>
        <w:pStyle w:val="NormalL2"/>
      </w:pPr>
      <w:r>
        <w:t xml:space="preserve">This request message is made in the </w:t>
      </w:r>
      <w:r w:rsidR="004637E3">
        <w:t xml:space="preserve">Make Reservation </w:t>
      </w:r>
      <w:r>
        <w:t xml:space="preserve">SSD. The execution starts in the </w:t>
      </w:r>
      <w:proofErr w:type="spellStart"/>
      <w:r>
        <w:t>sessionManagerHandler</w:t>
      </w:r>
      <w:proofErr w:type="spellEnd"/>
      <w:r>
        <w:t xml:space="preserve"> where it is also identified in the static view which inherits from the hotel system. </w:t>
      </w:r>
      <w:proofErr w:type="spellStart"/>
      <w:r>
        <w:t>guestSession</w:t>
      </w:r>
      <w:proofErr w:type="spellEnd"/>
      <w:r>
        <w:t xml:space="preserve"> is in motion, the execution that happens next is </w:t>
      </w:r>
      <w:proofErr w:type="spellStart"/>
      <w:r>
        <w:t>getListRooms</w:t>
      </w:r>
      <w:proofErr w:type="spellEnd"/>
      <w:r>
        <w:t xml:space="preserve"> which is found in the </w:t>
      </w:r>
      <w:proofErr w:type="spellStart"/>
      <w:r>
        <w:t>reservationManagerHandler</w:t>
      </w:r>
      <w:proofErr w:type="spellEnd"/>
      <w:r>
        <w:t xml:space="preserve">. The execution that happens next is </w:t>
      </w:r>
      <w:proofErr w:type="spellStart"/>
      <w:r>
        <w:t>getListServices</w:t>
      </w:r>
      <w:proofErr w:type="spellEnd"/>
      <w:r>
        <w:t xml:space="preserve"> which is found in the </w:t>
      </w:r>
      <w:proofErr w:type="spellStart"/>
      <w:r>
        <w:t>reservationManagerHandler</w:t>
      </w:r>
      <w:proofErr w:type="spellEnd"/>
      <w:r>
        <w:t xml:space="preserve">. The execution that happens next is </w:t>
      </w:r>
      <w:proofErr w:type="spellStart"/>
      <w:r>
        <w:t>makeReservation</w:t>
      </w:r>
      <w:proofErr w:type="spellEnd"/>
      <w:r>
        <w:t xml:space="preserve"> which is found in the </w:t>
      </w:r>
      <w:proofErr w:type="spellStart"/>
      <w:r>
        <w:t>reservationManagerHandler</w:t>
      </w:r>
      <w:proofErr w:type="spellEnd"/>
      <w:r>
        <w:t xml:space="preserve">. The </w:t>
      </w:r>
      <w:proofErr w:type="spellStart"/>
      <w:r>
        <w:t>guestSession</w:t>
      </w:r>
      <w:proofErr w:type="spellEnd"/>
      <w:r>
        <w:t xml:space="preserve"> then executes terminate which is inherited from the </w:t>
      </w:r>
      <w:proofErr w:type="spellStart"/>
      <w:r>
        <w:t>sessionManagerHandler</w:t>
      </w:r>
      <w:proofErr w:type="spellEnd"/>
      <w:r>
        <w:t xml:space="preserve">. </w:t>
      </w:r>
    </w:p>
    <w:p w14:paraId="799DA66C" w14:textId="01EC3CCE" w:rsidR="00FF0620" w:rsidRDefault="00FF0620" w:rsidP="00D40040">
      <w:pPr>
        <w:pStyle w:val="NormalL2"/>
      </w:pPr>
    </w:p>
    <w:p w14:paraId="5EE55E3C" w14:textId="721F53C8" w:rsidR="00FF0620" w:rsidRDefault="00FF0620" w:rsidP="00D40040">
      <w:pPr>
        <w:pStyle w:val="NormalL2"/>
      </w:pPr>
    </w:p>
    <w:p w14:paraId="36DE05C9" w14:textId="77777777" w:rsidR="00FF0620" w:rsidRDefault="00FF0620" w:rsidP="00D40040">
      <w:pPr>
        <w:pStyle w:val="NormalL2"/>
      </w:pPr>
    </w:p>
    <w:p w14:paraId="63935108" w14:textId="0124BA04" w:rsidR="00FF0620" w:rsidRDefault="00875FFB" w:rsidP="00FF0620">
      <w:pPr>
        <w:pStyle w:val="Heading2"/>
      </w:pPr>
      <w:r>
        <w:lastRenderedPageBreak/>
        <w:t>Make Payment</w:t>
      </w:r>
      <w:r w:rsidR="00FF0620">
        <w:t xml:space="preserve"> Sequence of Execution</w:t>
      </w:r>
    </w:p>
    <w:p w14:paraId="259880A4" w14:textId="77777777" w:rsidR="00FF0620" w:rsidRPr="006D00CF" w:rsidRDefault="00FF0620" w:rsidP="00FF0620">
      <w:pPr>
        <w:pStyle w:val="Heading3"/>
      </w:pPr>
      <w:r>
        <w:t>Software Interaction Diagram</w:t>
      </w:r>
    </w:p>
    <w:p w14:paraId="668BDA29" w14:textId="4701AB40" w:rsidR="00FF0620" w:rsidDel="00D60F4D" w:rsidRDefault="00FF0620">
      <w:pPr>
        <w:pStyle w:val="NormalL2"/>
        <w:ind w:left="0"/>
        <w:rPr>
          <w:del w:id="47" w:author="Allen Rivas" w:date="2021-05-16T16:14:00Z"/>
        </w:rPr>
        <w:pPrChange w:id="48" w:author="Allen Rivas" w:date="2021-05-16T16:14:00Z">
          <w:pPr>
            <w:pStyle w:val="NormalL2"/>
          </w:pPr>
        </w:pPrChange>
      </w:pPr>
    </w:p>
    <w:p w14:paraId="37A26677" w14:textId="4720C21D" w:rsidR="00D60F4D" w:rsidRDefault="00D60F4D" w:rsidP="00FF0620">
      <w:pPr>
        <w:pStyle w:val="NormalL2"/>
        <w:rPr>
          <w:ins w:id="49" w:author="Allen Rivas" w:date="2021-05-16T16:14:00Z"/>
          <w:noProof/>
        </w:rPr>
      </w:pPr>
      <w:ins w:id="50" w:author="Allen Rivas" w:date="2021-05-16T16:14:00Z">
        <w:r>
          <w:rPr>
            <w:noProof/>
          </w:rPr>
          <w:drawing>
            <wp:inline distT="0" distB="0" distL="0" distR="0" wp14:anchorId="3D52D4B2" wp14:editId="0AC345C5">
              <wp:extent cx="8253351" cy="14491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58242" cy="1449973"/>
                      </a:xfrm>
                      <a:prstGeom prst="rect">
                        <a:avLst/>
                      </a:prstGeom>
                      <a:noFill/>
                      <a:ln>
                        <a:noFill/>
                      </a:ln>
                    </pic:spPr>
                  </pic:pic>
                </a:graphicData>
              </a:graphic>
            </wp:inline>
          </w:drawing>
        </w:r>
      </w:ins>
    </w:p>
    <w:p w14:paraId="27AFA78F" w14:textId="77777777" w:rsidR="00D60F4D" w:rsidRDefault="00D60F4D" w:rsidP="00FF0620">
      <w:pPr>
        <w:pStyle w:val="NormalL2"/>
        <w:rPr>
          <w:ins w:id="51" w:author="Allen Rivas" w:date="2021-05-16T16:14:00Z"/>
          <w:noProof/>
        </w:rPr>
      </w:pPr>
    </w:p>
    <w:p w14:paraId="2613921D" w14:textId="0CAB0729" w:rsidR="00FF0620" w:rsidRDefault="00FF0620" w:rsidP="00FF0620">
      <w:pPr>
        <w:pStyle w:val="NormalL2"/>
      </w:pPr>
      <w:del w:id="52" w:author="Allen Rivas" w:date="2021-05-16T16:14:00Z">
        <w:r w:rsidDel="00D60F4D">
          <w:rPr>
            <w:noProof/>
          </w:rPr>
          <w:drawing>
            <wp:inline distT="0" distB="0" distL="0" distR="0" wp14:anchorId="76D60020" wp14:editId="183E682B">
              <wp:extent cx="7682310" cy="298383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48615" cy="3009584"/>
                      </a:xfrm>
                      <a:prstGeom prst="rect">
                        <a:avLst/>
                      </a:prstGeom>
                      <a:noFill/>
                      <a:ln>
                        <a:noFill/>
                      </a:ln>
                    </pic:spPr>
                  </pic:pic>
                </a:graphicData>
              </a:graphic>
            </wp:inline>
          </w:drawing>
        </w:r>
      </w:del>
    </w:p>
    <w:p w14:paraId="1E3D34C8" w14:textId="77777777" w:rsidR="00FF0620" w:rsidRPr="006D00CF" w:rsidRDefault="00FF0620" w:rsidP="00FF0620">
      <w:pPr>
        <w:pStyle w:val="Heading3"/>
      </w:pPr>
      <w:r>
        <w:t>Description</w:t>
      </w:r>
    </w:p>
    <w:p w14:paraId="03F703FF" w14:textId="1E5AE98D" w:rsidR="00901E40" w:rsidRDefault="00901E40" w:rsidP="00901E40">
      <w:pPr>
        <w:pStyle w:val="NormalL2"/>
      </w:pPr>
      <w:r>
        <w:t xml:space="preserve">Sequence starts at </w:t>
      </w:r>
      <w:proofErr w:type="spellStart"/>
      <w:r>
        <w:t>sessionManagerHandler</w:t>
      </w:r>
      <w:proofErr w:type="spellEnd"/>
      <w:r>
        <w:t xml:space="preserve"> where login is executed providing login and password. Then a </w:t>
      </w:r>
      <w:proofErr w:type="spellStart"/>
      <w:r>
        <w:t>getListRooms</w:t>
      </w:r>
      <w:proofErr w:type="spellEnd"/>
      <w:r>
        <w:t xml:space="preserve"> is executed providing amount of guests, arrival, and departure date, where it returns to the </w:t>
      </w:r>
      <w:proofErr w:type="spellStart"/>
      <w:r>
        <w:t>sessionManagerHandler</w:t>
      </w:r>
      <w:proofErr w:type="spellEnd"/>
      <w:r>
        <w:t xml:space="preserve">, a hotel, room type, cost per night, and total price. Then a </w:t>
      </w:r>
      <w:proofErr w:type="spellStart"/>
      <w:r>
        <w:t>getListServices</w:t>
      </w:r>
      <w:proofErr w:type="spellEnd"/>
      <w:r>
        <w:t xml:space="preserve"> is executed, where it returns to the </w:t>
      </w:r>
      <w:proofErr w:type="spellStart"/>
      <w:r>
        <w:t>sessionManagerHandler</w:t>
      </w:r>
      <w:proofErr w:type="spellEnd"/>
      <w:r>
        <w:t xml:space="preserve">, a service of type string. Then a </w:t>
      </w:r>
      <w:proofErr w:type="spellStart"/>
      <w:r>
        <w:t>makeReservation</w:t>
      </w:r>
      <w:proofErr w:type="spellEnd"/>
      <w:r>
        <w:t xml:space="preserve"> is executed providing hotel, room type, amount of guest, arrival, and departure date, where it returns to the </w:t>
      </w:r>
      <w:proofErr w:type="spellStart"/>
      <w:r>
        <w:t>SessionManagerHandler</w:t>
      </w:r>
      <w:proofErr w:type="spellEnd"/>
      <w:r>
        <w:t xml:space="preserve">, the reservation number and cost. Then a </w:t>
      </w:r>
      <w:proofErr w:type="spellStart"/>
      <w:r>
        <w:t>makePayment</w:t>
      </w:r>
      <w:proofErr w:type="spellEnd"/>
      <w:r>
        <w:t xml:space="preserve"> is executed providing name, payment card number, payment card cv, where it returns to the </w:t>
      </w:r>
      <w:proofErr w:type="spellStart"/>
      <w:r>
        <w:t>SessionManagerHandler</w:t>
      </w:r>
      <w:proofErr w:type="spellEnd"/>
      <w:r>
        <w:t>, a confirmation number. Finally, terminate is executed and the current login session ends.</w:t>
      </w:r>
    </w:p>
    <w:p w14:paraId="0BF8F295" w14:textId="77777777" w:rsidR="00FF0620" w:rsidRDefault="00FF0620" w:rsidP="00FF0620">
      <w:pPr>
        <w:pStyle w:val="Heading3"/>
      </w:pPr>
      <w:r>
        <w:t>SSD Traceability</w:t>
      </w:r>
    </w:p>
    <w:p w14:paraId="0C382121" w14:textId="25EA3D76" w:rsidR="00D428CE" w:rsidRDefault="004637E3" w:rsidP="004637E3">
      <w:pPr>
        <w:pStyle w:val="NormalL2"/>
      </w:pPr>
      <w:r>
        <w:t xml:space="preserve">This request message is made in the Make Reservation SSD. The execution starts in the </w:t>
      </w:r>
      <w:proofErr w:type="spellStart"/>
      <w:r>
        <w:t>sessionManagerHandler</w:t>
      </w:r>
      <w:proofErr w:type="spellEnd"/>
      <w:r>
        <w:t xml:space="preserve"> where it is also identified in the static view which inherits from the hotel system. </w:t>
      </w:r>
      <w:proofErr w:type="spellStart"/>
      <w:r>
        <w:t>guestSession</w:t>
      </w:r>
      <w:proofErr w:type="spellEnd"/>
      <w:r>
        <w:t xml:space="preserve"> is in motion, the execution that happens next is </w:t>
      </w:r>
      <w:proofErr w:type="spellStart"/>
      <w:r>
        <w:t>getListRooms</w:t>
      </w:r>
      <w:proofErr w:type="spellEnd"/>
      <w:r>
        <w:t xml:space="preserve"> which is found in the </w:t>
      </w:r>
      <w:proofErr w:type="spellStart"/>
      <w:r>
        <w:t>reservationManagerHandler</w:t>
      </w:r>
      <w:proofErr w:type="spellEnd"/>
      <w:r>
        <w:t xml:space="preserve">. The execution that happens next is </w:t>
      </w:r>
      <w:proofErr w:type="spellStart"/>
      <w:r>
        <w:t>getListServices</w:t>
      </w:r>
      <w:proofErr w:type="spellEnd"/>
      <w:r>
        <w:t xml:space="preserve"> which is found in the </w:t>
      </w:r>
      <w:proofErr w:type="spellStart"/>
      <w:r>
        <w:t>reservationManagerHandler</w:t>
      </w:r>
      <w:proofErr w:type="spellEnd"/>
      <w:r>
        <w:t xml:space="preserve">. The execution that happens next is </w:t>
      </w:r>
      <w:proofErr w:type="spellStart"/>
      <w:r>
        <w:t>makeReservation</w:t>
      </w:r>
      <w:proofErr w:type="spellEnd"/>
      <w:r>
        <w:t xml:space="preserve"> which is found in the </w:t>
      </w:r>
      <w:proofErr w:type="spellStart"/>
      <w:r>
        <w:t>reservationManagerHandler</w:t>
      </w:r>
      <w:proofErr w:type="spellEnd"/>
      <w:r>
        <w:t xml:space="preserve">. The execution that happens next is </w:t>
      </w:r>
      <w:proofErr w:type="spellStart"/>
      <w:r>
        <w:t>makePayment</w:t>
      </w:r>
      <w:proofErr w:type="spellEnd"/>
      <w:r>
        <w:t xml:space="preserve"> which is found in the </w:t>
      </w:r>
      <w:proofErr w:type="spellStart"/>
      <w:r>
        <w:t>reservationManagerHandler</w:t>
      </w:r>
      <w:proofErr w:type="spellEnd"/>
      <w:r>
        <w:t xml:space="preserve">. The </w:t>
      </w:r>
      <w:proofErr w:type="spellStart"/>
      <w:r>
        <w:t>guestSession</w:t>
      </w:r>
      <w:proofErr w:type="spellEnd"/>
      <w:r>
        <w:t xml:space="preserve"> then executes terminate which is inherited from the </w:t>
      </w:r>
      <w:proofErr w:type="spellStart"/>
      <w:r>
        <w:t>sessionManagerHandler</w:t>
      </w:r>
      <w:proofErr w:type="spellEnd"/>
      <w:r>
        <w:t xml:space="preserve">. </w:t>
      </w:r>
    </w:p>
    <w:p w14:paraId="264495FC" w14:textId="5CFF5295" w:rsidR="005A7364" w:rsidRDefault="005A7364" w:rsidP="004637E3">
      <w:pPr>
        <w:pStyle w:val="NormalL2"/>
      </w:pPr>
    </w:p>
    <w:p w14:paraId="4A0FF9C4" w14:textId="1E664CDD" w:rsidR="005A7364" w:rsidRDefault="005A7364" w:rsidP="004637E3">
      <w:pPr>
        <w:pStyle w:val="NormalL2"/>
      </w:pPr>
    </w:p>
    <w:p w14:paraId="559F8B95" w14:textId="112B26A6" w:rsidR="005A7364" w:rsidRDefault="005A7364" w:rsidP="004637E3">
      <w:pPr>
        <w:pStyle w:val="NormalL2"/>
      </w:pPr>
    </w:p>
    <w:p w14:paraId="61384975" w14:textId="77777777" w:rsidR="005A7364" w:rsidRPr="003C34F6" w:rsidRDefault="005A7364" w:rsidP="004637E3">
      <w:pPr>
        <w:pStyle w:val="NormalL2"/>
      </w:pPr>
    </w:p>
    <w:p w14:paraId="39E3B48B" w14:textId="645FCEC4" w:rsidR="00FF0620" w:rsidRDefault="004637E3" w:rsidP="00FF0620">
      <w:pPr>
        <w:pStyle w:val="Heading2"/>
      </w:pPr>
      <w:r>
        <w:lastRenderedPageBreak/>
        <w:t>Get Reservation</w:t>
      </w:r>
      <w:r w:rsidR="00FF0620">
        <w:t xml:space="preserve"> Sequence of Execution</w:t>
      </w:r>
    </w:p>
    <w:p w14:paraId="6F920C27" w14:textId="77777777" w:rsidR="00FF0620" w:rsidRPr="006D00CF" w:rsidRDefault="00FF0620" w:rsidP="00FF0620">
      <w:pPr>
        <w:pStyle w:val="Heading3"/>
      </w:pPr>
      <w:r>
        <w:t>Software Interaction Diagram</w:t>
      </w:r>
    </w:p>
    <w:p w14:paraId="50E9199F" w14:textId="4F0E9963" w:rsidR="00FF0620" w:rsidRDefault="00FF0620" w:rsidP="00FF0620">
      <w:pPr>
        <w:pStyle w:val="NormalL2"/>
      </w:pPr>
    </w:p>
    <w:p w14:paraId="5D0FF368" w14:textId="6D2E27A6" w:rsidR="00D60F4D" w:rsidRDefault="00D60F4D" w:rsidP="00FF0620">
      <w:pPr>
        <w:pStyle w:val="NormalL2"/>
        <w:rPr>
          <w:ins w:id="53" w:author="Allen Rivas" w:date="2021-05-16T16:17:00Z"/>
          <w:noProof/>
        </w:rPr>
      </w:pPr>
      <w:ins w:id="54" w:author="Allen Rivas" w:date="2021-05-16T16:18:00Z">
        <w:r>
          <w:rPr>
            <w:noProof/>
          </w:rPr>
          <w:drawing>
            <wp:inline distT="0" distB="0" distL="0" distR="0" wp14:anchorId="1FEA129B" wp14:editId="3AB363CB">
              <wp:extent cx="8134597" cy="13416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40632" cy="1342639"/>
                      </a:xfrm>
                      <a:prstGeom prst="rect">
                        <a:avLst/>
                      </a:prstGeom>
                      <a:noFill/>
                      <a:ln>
                        <a:noFill/>
                      </a:ln>
                    </pic:spPr>
                  </pic:pic>
                </a:graphicData>
              </a:graphic>
            </wp:inline>
          </w:drawing>
        </w:r>
      </w:ins>
    </w:p>
    <w:p w14:paraId="47AD4076" w14:textId="77777777" w:rsidR="00D60F4D" w:rsidRDefault="00D60F4D" w:rsidP="00FF0620">
      <w:pPr>
        <w:pStyle w:val="NormalL2"/>
        <w:rPr>
          <w:ins w:id="55" w:author="Allen Rivas" w:date="2021-05-16T16:17:00Z"/>
          <w:noProof/>
        </w:rPr>
      </w:pPr>
    </w:p>
    <w:p w14:paraId="7E1F3E82" w14:textId="6094C0AB" w:rsidR="00D428CE" w:rsidRDefault="00D428CE" w:rsidP="00FF0620">
      <w:pPr>
        <w:pStyle w:val="NormalL2"/>
      </w:pPr>
      <w:del w:id="56" w:author="Allen Rivas" w:date="2021-05-16T16:18:00Z">
        <w:r w:rsidDel="00D60F4D">
          <w:rPr>
            <w:noProof/>
          </w:rPr>
          <w:drawing>
            <wp:inline distT="0" distB="0" distL="0" distR="0" wp14:anchorId="0AA0F8B7" wp14:editId="45B053A9">
              <wp:extent cx="8357119" cy="2146735"/>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62944" cy="2148231"/>
                      </a:xfrm>
                      <a:prstGeom prst="rect">
                        <a:avLst/>
                      </a:prstGeom>
                      <a:noFill/>
                      <a:ln>
                        <a:noFill/>
                      </a:ln>
                    </pic:spPr>
                  </pic:pic>
                </a:graphicData>
              </a:graphic>
            </wp:inline>
          </w:drawing>
        </w:r>
      </w:del>
    </w:p>
    <w:p w14:paraId="1988C081" w14:textId="77777777" w:rsidR="00FF0620" w:rsidRPr="006D00CF" w:rsidRDefault="00FF0620" w:rsidP="00FF0620">
      <w:pPr>
        <w:pStyle w:val="Heading3"/>
      </w:pPr>
      <w:r>
        <w:t>Description</w:t>
      </w:r>
    </w:p>
    <w:p w14:paraId="5EC9FADD" w14:textId="013754B7" w:rsidR="004637E3" w:rsidRDefault="004637E3" w:rsidP="004637E3">
      <w:pPr>
        <w:pStyle w:val="NormalL2"/>
      </w:pPr>
      <w:r>
        <w:t xml:space="preserve">Sequence starts at </w:t>
      </w:r>
      <w:proofErr w:type="spellStart"/>
      <w:r>
        <w:t>sessionManagerHandler</w:t>
      </w:r>
      <w:proofErr w:type="spellEnd"/>
      <w:r>
        <w:t xml:space="preserve"> where login is executed providing login and password. Then a </w:t>
      </w:r>
      <w:proofErr w:type="spellStart"/>
      <w:r>
        <w:t>getReservation</w:t>
      </w:r>
      <w:proofErr w:type="spellEnd"/>
      <w:r>
        <w:t xml:space="preserve"> is executed providing name and confirmation number</w:t>
      </w:r>
      <w:r w:rsidR="00B71ACB">
        <w:t xml:space="preserve">, where is returns to the </w:t>
      </w:r>
      <w:proofErr w:type="spellStart"/>
      <w:r w:rsidR="00B71ACB">
        <w:t>sessionManagerhandler</w:t>
      </w:r>
      <w:proofErr w:type="spellEnd"/>
      <w:r w:rsidR="00B71ACB">
        <w:t>, a room type, floor preference, and room number</w:t>
      </w:r>
      <w:r>
        <w:t>. Finally, terminate is executed and the current login session ends.</w:t>
      </w:r>
    </w:p>
    <w:p w14:paraId="7D1374D9" w14:textId="77777777" w:rsidR="00FF0620" w:rsidRDefault="00FF0620" w:rsidP="00FF0620">
      <w:pPr>
        <w:pStyle w:val="Heading3"/>
      </w:pPr>
      <w:r>
        <w:t>SSD Traceability</w:t>
      </w:r>
    </w:p>
    <w:p w14:paraId="5F6FFCB1" w14:textId="420114E4" w:rsidR="00D428CE" w:rsidRDefault="004637E3" w:rsidP="00D60F4D">
      <w:pPr>
        <w:pStyle w:val="NormalL2"/>
      </w:pPr>
      <w:r>
        <w:t xml:space="preserve">This request message is made in the Make Check In SSD. The execution starts in the </w:t>
      </w:r>
      <w:proofErr w:type="spellStart"/>
      <w:r>
        <w:t>sessionManagerHandler</w:t>
      </w:r>
      <w:proofErr w:type="spellEnd"/>
      <w:r>
        <w:t xml:space="preserve"> where it is also identified in the static view which inherits from the hotel system. </w:t>
      </w:r>
      <w:proofErr w:type="spellStart"/>
      <w:r>
        <w:t>receptionistSession</w:t>
      </w:r>
      <w:proofErr w:type="spellEnd"/>
      <w:r>
        <w:t xml:space="preserve"> is in motion, the execution that happen is </w:t>
      </w:r>
      <w:proofErr w:type="spellStart"/>
      <w:r>
        <w:t>getReservation</w:t>
      </w:r>
      <w:proofErr w:type="spellEnd"/>
      <w:r>
        <w:t xml:space="preserve"> which is found in the </w:t>
      </w:r>
      <w:proofErr w:type="spellStart"/>
      <w:r>
        <w:t>reservationManagerHandler</w:t>
      </w:r>
      <w:proofErr w:type="spellEnd"/>
      <w:r>
        <w:t>.</w:t>
      </w:r>
      <w:r w:rsidRPr="004637E3">
        <w:t xml:space="preserve"> </w:t>
      </w:r>
      <w:r>
        <w:t xml:space="preserve">The receptionist Session then executes terminate which is inherited from the </w:t>
      </w:r>
      <w:proofErr w:type="spellStart"/>
      <w:r>
        <w:t>sessionManagerHandler</w:t>
      </w:r>
      <w:proofErr w:type="spellEnd"/>
      <w:r>
        <w:t>.</w:t>
      </w:r>
    </w:p>
    <w:p w14:paraId="3E8B3D47" w14:textId="10891A65" w:rsidR="005A7364" w:rsidRDefault="005A7364" w:rsidP="00D60F4D">
      <w:pPr>
        <w:pStyle w:val="NormalL2"/>
      </w:pPr>
    </w:p>
    <w:p w14:paraId="76C644DE" w14:textId="3889CF2B" w:rsidR="005A7364" w:rsidRDefault="005A7364" w:rsidP="00D60F4D">
      <w:pPr>
        <w:pStyle w:val="NormalL2"/>
      </w:pPr>
    </w:p>
    <w:p w14:paraId="19DD8475" w14:textId="1E90285D" w:rsidR="005A7364" w:rsidRDefault="005A7364" w:rsidP="00D60F4D">
      <w:pPr>
        <w:pStyle w:val="NormalL2"/>
      </w:pPr>
    </w:p>
    <w:p w14:paraId="1B693E4C" w14:textId="4D3D132A" w:rsidR="005A7364" w:rsidRDefault="005A7364" w:rsidP="00D60F4D">
      <w:pPr>
        <w:pStyle w:val="NormalL2"/>
      </w:pPr>
    </w:p>
    <w:p w14:paraId="3B1521D4" w14:textId="42D5A257" w:rsidR="005A7364" w:rsidRDefault="005A7364" w:rsidP="00D60F4D">
      <w:pPr>
        <w:pStyle w:val="NormalL2"/>
      </w:pPr>
    </w:p>
    <w:p w14:paraId="18C1B175" w14:textId="77777777" w:rsidR="005A7364" w:rsidRDefault="005A7364" w:rsidP="00D60F4D">
      <w:pPr>
        <w:pStyle w:val="NormalL2"/>
      </w:pPr>
    </w:p>
    <w:p w14:paraId="340866ED" w14:textId="77777777" w:rsidR="00D428CE" w:rsidRPr="003C34F6" w:rsidRDefault="00D428CE" w:rsidP="00FF0620">
      <w:pPr>
        <w:pStyle w:val="NormalL2"/>
      </w:pPr>
    </w:p>
    <w:p w14:paraId="5CF7B186" w14:textId="1B39A16D" w:rsidR="00FF0620" w:rsidRDefault="004E228A" w:rsidP="00FF0620">
      <w:pPr>
        <w:pStyle w:val="Heading2"/>
      </w:pPr>
      <w:r>
        <w:lastRenderedPageBreak/>
        <w:t>Get Room Number</w:t>
      </w:r>
      <w:r w:rsidR="00FF0620">
        <w:t xml:space="preserve"> Sequence of Execution</w:t>
      </w:r>
    </w:p>
    <w:p w14:paraId="25624F9A" w14:textId="77777777" w:rsidR="00FF0620" w:rsidRPr="006D00CF" w:rsidRDefault="00FF0620" w:rsidP="00FF0620">
      <w:pPr>
        <w:pStyle w:val="Heading3"/>
      </w:pPr>
      <w:r>
        <w:t>Software Interaction Diagram</w:t>
      </w:r>
    </w:p>
    <w:p w14:paraId="47948C54" w14:textId="5CC3BD80" w:rsidR="00FF0620" w:rsidRDefault="00FF0620" w:rsidP="00FF0620">
      <w:pPr>
        <w:pStyle w:val="NormalL2"/>
      </w:pPr>
    </w:p>
    <w:p w14:paraId="5FFA5886" w14:textId="7133DAA3" w:rsidR="00D60F4D" w:rsidRDefault="00D60F4D" w:rsidP="00FF0620">
      <w:pPr>
        <w:pStyle w:val="NormalL2"/>
        <w:rPr>
          <w:ins w:id="57" w:author="Allen Rivas" w:date="2021-05-16T16:21:00Z"/>
          <w:noProof/>
        </w:rPr>
      </w:pPr>
      <w:ins w:id="58" w:author="Allen Rivas" w:date="2021-05-16T16:21:00Z">
        <w:r>
          <w:rPr>
            <w:noProof/>
          </w:rPr>
          <w:drawing>
            <wp:inline distT="0" distB="0" distL="0" distR="0" wp14:anchorId="547EA0C7" wp14:editId="71AEC8B6">
              <wp:extent cx="9144000" cy="1888490"/>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0" cy="1888490"/>
                      </a:xfrm>
                      <a:prstGeom prst="rect">
                        <a:avLst/>
                      </a:prstGeom>
                      <a:noFill/>
                      <a:ln>
                        <a:noFill/>
                      </a:ln>
                    </pic:spPr>
                  </pic:pic>
                </a:graphicData>
              </a:graphic>
            </wp:inline>
          </w:drawing>
        </w:r>
      </w:ins>
    </w:p>
    <w:p w14:paraId="38093A6B" w14:textId="77777777" w:rsidR="00D60F4D" w:rsidRDefault="00D60F4D" w:rsidP="00FF0620">
      <w:pPr>
        <w:pStyle w:val="NormalL2"/>
        <w:rPr>
          <w:ins w:id="59" w:author="Allen Rivas" w:date="2021-05-16T16:21:00Z"/>
          <w:noProof/>
        </w:rPr>
      </w:pPr>
    </w:p>
    <w:p w14:paraId="5C49B469" w14:textId="1941A89C" w:rsidR="00D428CE" w:rsidRDefault="00D428CE" w:rsidP="00FF0620">
      <w:pPr>
        <w:pStyle w:val="NormalL2"/>
      </w:pPr>
      <w:del w:id="60" w:author="Allen Rivas" w:date="2021-05-16T16:22:00Z">
        <w:r w:rsidDel="005A7364">
          <w:rPr>
            <w:noProof/>
          </w:rPr>
          <w:drawing>
            <wp:inline distT="0" distB="0" distL="0" distR="0" wp14:anchorId="2EEBB370" wp14:editId="06EE230B">
              <wp:extent cx="8540094" cy="2627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44438" cy="2628967"/>
                      </a:xfrm>
                      <a:prstGeom prst="rect">
                        <a:avLst/>
                      </a:prstGeom>
                      <a:noFill/>
                      <a:ln>
                        <a:noFill/>
                      </a:ln>
                    </pic:spPr>
                  </pic:pic>
                </a:graphicData>
              </a:graphic>
            </wp:inline>
          </w:drawing>
        </w:r>
      </w:del>
    </w:p>
    <w:p w14:paraId="28D85400" w14:textId="77777777" w:rsidR="00FF0620" w:rsidRPr="006D00CF" w:rsidRDefault="00FF0620" w:rsidP="00FF0620">
      <w:pPr>
        <w:pStyle w:val="Heading3"/>
      </w:pPr>
      <w:r>
        <w:t>Description</w:t>
      </w:r>
    </w:p>
    <w:p w14:paraId="13E7048C" w14:textId="552196A4" w:rsidR="00B71ACB" w:rsidRDefault="00B71ACB" w:rsidP="00B71ACB">
      <w:pPr>
        <w:pStyle w:val="NormalL2"/>
      </w:pPr>
      <w:r>
        <w:t xml:space="preserve">Sequence starts at </w:t>
      </w:r>
      <w:proofErr w:type="spellStart"/>
      <w:r>
        <w:t>sessionManagerHandler</w:t>
      </w:r>
      <w:proofErr w:type="spellEnd"/>
      <w:r>
        <w:t xml:space="preserve"> where login is executed providing login and password. Then a </w:t>
      </w:r>
      <w:proofErr w:type="spellStart"/>
      <w:r>
        <w:t>getReservation</w:t>
      </w:r>
      <w:proofErr w:type="spellEnd"/>
      <w:r>
        <w:t xml:space="preserve"> is executed providing name and confirmation number, where is returns to the </w:t>
      </w:r>
      <w:proofErr w:type="spellStart"/>
      <w:r>
        <w:t>sessionManagerhandler</w:t>
      </w:r>
      <w:proofErr w:type="spellEnd"/>
      <w:r>
        <w:t xml:space="preserve">, a room type, floor preference, and room number. Then </w:t>
      </w:r>
      <w:proofErr w:type="spellStart"/>
      <w:r>
        <w:t>getRoomNumber</w:t>
      </w:r>
      <w:proofErr w:type="spellEnd"/>
      <w:r>
        <w:t xml:space="preserve"> is executed providing name, payment card number, and room number, where it returns to the </w:t>
      </w:r>
      <w:proofErr w:type="spellStart"/>
      <w:r>
        <w:t>sessionManagerHandler</w:t>
      </w:r>
      <w:proofErr w:type="spellEnd"/>
      <w:r>
        <w:t xml:space="preserve"> a room number and receipt. Finally, terminate is executed and the current login session ends.</w:t>
      </w:r>
    </w:p>
    <w:p w14:paraId="46FAE02C" w14:textId="77777777" w:rsidR="00FF0620" w:rsidRDefault="00FF0620" w:rsidP="00FF0620">
      <w:pPr>
        <w:pStyle w:val="Heading3"/>
      </w:pPr>
      <w:r>
        <w:t>SSD Traceability</w:t>
      </w:r>
    </w:p>
    <w:p w14:paraId="4EF44670" w14:textId="4BEAEABE" w:rsidR="00D428CE" w:rsidRDefault="003156B4" w:rsidP="005A7364">
      <w:pPr>
        <w:pStyle w:val="NormalL2"/>
      </w:pPr>
      <w:r>
        <w:t xml:space="preserve">This request message is made in the Make Check In SSD. The execution starts in the </w:t>
      </w:r>
      <w:proofErr w:type="spellStart"/>
      <w:r>
        <w:t>sessionManagerHandler</w:t>
      </w:r>
      <w:proofErr w:type="spellEnd"/>
      <w:r>
        <w:t xml:space="preserve"> where it is also identified in the static view which inherits from the hotel system. </w:t>
      </w:r>
      <w:proofErr w:type="spellStart"/>
      <w:r>
        <w:t>receptionistSession</w:t>
      </w:r>
      <w:proofErr w:type="spellEnd"/>
      <w:r>
        <w:t xml:space="preserve"> is in motion, the execution that happen is </w:t>
      </w:r>
      <w:proofErr w:type="spellStart"/>
      <w:r>
        <w:t>getReservation</w:t>
      </w:r>
      <w:proofErr w:type="spellEnd"/>
      <w:r>
        <w:t xml:space="preserve"> which is found in the </w:t>
      </w:r>
      <w:proofErr w:type="spellStart"/>
      <w:r>
        <w:t>reservationManagerHandler</w:t>
      </w:r>
      <w:proofErr w:type="spellEnd"/>
      <w:r>
        <w:t>.</w:t>
      </w:r>
      <w:r w:rsidRPr="004637E3">
        <w:t xml:space="preserve"> </w:t>
      </w:r>
      <w:r>
        <w:t xml:space="preserve">The execution that happens next is </w:t>
      </w:r>
      <w:proofErr w:type="spellStart"/>
      <w:r>
        <w:t>getRoomNumber</w:t>
      </w:r>
      <w:proofErr w:type="spellEnd"/>
      <w:r>
        <w:t xml:space="preserve"> which is found in the </w:t>
      </w:r>
      <w:proofErr w:type="spellStart"/>
      <w:r>
        <w:t>reservationManagerHandler</w:t>
      </w:r>
      <w:proofErr w:type="spellEnd"/>
      <w:r>
        <w:t xml:space="preserve">. The receptionist Session then executes terminate which is inherited from the </w:t>
      </w:r>
      <w:proofErr w:type="spellStart"/>
      <w:r>
        <w:t>sessionManagerHandler</w:t>
      </w:r>
      <w:proofErr w:type="spellEnd"/>
      <w:r>
        <w:t>.</w:t>
      </w:r>
    </w:p>
    <w:p w14:paraId="0E3C5E4F" w14:textId="107F488B" w:rsidR="005A7364" w:rsidRDefault="005A7364" w:rsidP="005A7364">
      <w:pPr>
        <w:pStyle w:val="NormalL2"/>
      </w:pPr>
    </w:p>
    <w:p w14:paraId="7E0EB66A" w14:textId="5122DC2D" w:rsidR="005A7364" w:rsidRDefault="005A7364" w:rsidP="005A7364">
      <w:pPr>
        <w:pStyle w:val="NormalL2"/>
      </w:pPr>
    </w:p>
    <w:p w14:paraId="41657F64" w14:textId="77777777" w:rsidR="005A7364" w:rsidRDefault="005A7364" w:rsidP="005A7364">
      <w:pPr>
        <w:pStyle w:val="NormalL2"/>
      </w:pPr>
    </w:p>
    <w:p w14:paraId="00175808" w14:textId="77777777" w:rsidR="00D428CE" w:rsidRPr="003C34F6" w:rsidRDefault="00D428CE" w:rsidP="00FF0620">
      <w:pPr>
        <w:pStyle w:val="NormalL2"/>
      </w:pPr>
    </w:p>
    <w:p w14:paraId="7AC7B4FB" w14:textId="1B7FF835" w:rsidR="00FF0620" w:rsidRDefault="004E228A" w:rsidP="00FF0620">
      <w:pPr>
        <w:pStyle w:val="Heading2"/>
      </w:pPr>
      <w:r>
        <w:lastRenderedPageBreak/>
        <w:t>Get Room Key</w:t>
      </w:r>
      <w:r w:rsidR="00FF0620">
        <w:t xml:space="preserve"> Sequence of Execution</w:t>
      </w:r>
    </w:p>
    <w:p w14:paraId="5A76FAA4" w14:textId="77777777" w:rsidR="00FF0620" w:rsidRPr="006D00CF" w:rsidRDefault="00FF0620" w:rsidP="00FF0620">
      <w:pPr>
        <w:pStyle w:val="Heading3"/>
      </w:pPr>
      <w:r>
        <w:t>Software Interaction Diagram</w:t>
      </w:r>
    </w:p>
    <w:p w14:paraId="217A505A" w14:textId="10B68FCE" w:rsidR="00FF0620" w:rsidRDefault="00FF0620" w:rsidP="00FF0620">
      <w:pPr>
        <w:pStyle w:val="NormalL2"/>
        <w:rPr>
          <w:ins w:id="61" w:author="Allen Rivas" w:date="2021-05-16T16:22:00Z"/>
        </w:rPr>
      </w:pPr>
    </w:p>
    <w:p w14:paraId="46B79665" w14:textId="380C867B" w:rsidR="005A7364" w:rsidRDefault="005A7364" w:rsidP="00FF0620">
      <w:pPr>
        <w:pStyle w:val="NormalL2"/>
        <w:rPr>
          <w:ins w:id="62" w:author="Allen Rivas" w:date="2021-05-16T16:22:00Z"/>
        </w:rPr>
      </w:pPr>
      <w:ins w:id="63" w:author="Allen Rivas" w:date="2021-05-16T16:22:00Z">
        <w:r>
          <w:rPr>
            <w:noProof/>
          </w:rPr>
          <w:drawing>
            <wp:inline distT="0" distB="0" distL="0" distR="0" wp14:anchorId="1F81F9A2" wp14:editId="66E9F9FB">
              <wp:extent cx="8490857" cy="183025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95149" cy="1831176"/>
                      </a:xfrm>
                      <a:prstGeom prst="rect">
                        <a:avLst/>
                      </a:prstGeom>
                      <a:noFill/>
                      <a:ln>
                        <a:noFill/>
                      </a:ln>
                    </pic:spPr>
                  </pic:pic>
                </a:graphicData>
              </a:graphic>
            </wp:inline>
          </w:drawing>
        </w:r>
      </w:ins>
    </w:p>
    <w:p w14:paraId="19DD775A" w14:textId="77777777" w:rsidR="005A7364" w:rsidRDefault="005A7364" w:rsidP="00FF0620">
      <w:pPr>
        <w:pStyle w:val="NormalL2"/>
      </w:pPr>
    </w:p>
    <w:p w14:paraId="13639B17" w14:textId="351B79D3" w:rsidR="00D428CE" w:rsidRDefault="00D428CE" w:rsidP="00FF0620">
      <w:pPr>
        <w:pStyle w:val="NormalL2"/>
      </w:pPr>
      <w:del w:id="64" w:author="Allen Rivas" w:date="2021-05-16T16:22:00Z">
        <w:r w:rsidDel="005A7364">
          <w:rPr>
            <w:noProof/>
          </w:rPr>
          <w:drawing>
            <wp:inline distT="0" distB="0" distL="0" distR="0" wp14:anchorId="4BAB7222" wp14:editId="7A1D7103">
              <wp:extent cx="8429670" cy="340757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33049" cy="3408943"/>
                      </a:xfrm>
                      <a:prstGeom prst="rect">
                        <a:avLst/>
                      </a:prstGeom>
                      <a:noFill/>
                      <a:ln>
                        <a:noFill/>
                      </a:ln>
                    </pic:spPr>
                  </pic:pic>
                </a:graphicData>
              </a:graphic>
            </wp:inline>
          </w:drawing>
        </w:r>
      </w:del>
    </w:p>
    <w:p w14:paraId="6C696050" w14:textId="77777777" w:rsidR="00FF0620" w:rsidRPr="006D00CF" w:rsidRDefault="00FF0620" w:rsidP="00FF0620">
      <w:pPr>
        <w:pStyle w:val="Heading3"/>
      </w:pPr>
      <w:r>
        <w:t>Description</w:t>
      </w:r>
    </w:p>
    <w:p w14:paraId="5A9B214B" w14:textId="40915D54" w:rsidR="004B65E3" w:rsidRDefault="004B65E3" w:rsidP="004B65E3">
      <w:pPr>
        <w:pStyle w:val="NormalL2"/>
      </w:pPr>
      <w:r>
        <w:t xml:space="preserve">Sequence starts at </w:t>
      </w:r>
      <w:proofErr w:type="spellStart"/>
      <w:r>
        <w:t>sessionManagerHandler</w:t>
      </w:r>
      <w:proofErr w:type="spellEnd"/>
      <w:r>
        <w:t xml:space="preserve"> where login is executed providing login and password. Then a </w:t>
      </w:r>
      <w:proofErr w:type="spellStart"/>
      <w:r>
        <w:t>getReservation</w:t>
      </w:r>
      <w:proofErr w:type="spellEnd"/>
      <w:r>
        <w:t xml:space="preserve"> is executed providing name and confirmation number, where is returns to the </w:t>
      </w:r>
      <w:proofErr w:type="spellStart"/>
      <w:r>
        <w:t>sessionManagerhandler</w:t>
      </w:r>
      <w:proofErr w:type="spellEnd"/>
      <w:r>
        <w:t xml:space="preserve">, a room type, floor preference, and room number. Then </w:t>
      </w:r>
      <w:proofErr w:type="spellStart"/>
      <w:r>
        <w:t>getRoomNumber</w:t>
      </w:r>
      <w:proofErr w:type="spellEnd"/>
      <w:r>
        <w:t xml:space="preserve"> is executed providing name, payment card number, and room number, where it returns to the </w:t>
      </w:r>
      <w:proofErr w:type="spellStart"/>
      <w:r>
        <w:t>sessionManagerHandler</w:t>
      </w:r>
      <w:proofErr w:type="spellEnd"/>
      <w:r>
        <w:t xml:space="preserve"> a room number and receipt. Then </w:t>
      </w:r>
      <w:proofErr w:type="spellStart"/>
      <w:r>
        <w:t>getRoomKey</w:t>
      </w:r>
      <w:proofErr w:type="spellEnd"/>
      <w:r>
        <w:t xml:space="preserve"> is executed providing name, and room number where it returns to the </w:t>
      </w:r>
      <w:proofErr w:type="spellStart"/>
      <w:r>
        <w:t>sessionManagerHandler</w:t>
      </w:r>
      <w:proofErr w:type="spellEnd"/>
      <w:r>
        <w:t xml:space="preserve"> a key. Finally, terminate is executed and the current login session ends.</w:t>
      </w:r>
    </w:p>
    <w:p w14:paraId="31ABDE97" w14:textId="77777777" w:rsidR="00FF0620" w:rsidRDefault="00FF0620" w:rsidP="00FF0620">
      <w:pPr>
        <w:pStyle w:val="Heading3"/>
      </w:pPr>
      <w:r>
        <w:t>SSD Traceability</w:t>
      </w:r>
    </w:p>
    <w:p w14:paraId="40D10E4C" w14:textId="73F9DA9F" w:rsidR="00D40040" w:rsidRPr="003C34F6" w:rsidRDefault="004E228A" w:rsidP="007F7050">
      <w:pPr>
        <w:pStyle w:val="NormalL2"/>
      </w:pPr>
      <w:r>
        <w:t xml:space="preserve">This request message is made in the Make Check In SSD. The execution starts in the </w:t>
      </w:r>
      <w:proofErr w:type="spellStart"/>
      <w:r>
        <w:t>sessionManagerHandler</w:t>
      </w:r>
      <w:proofErr w:type="spellEnd"/>
      <w:r>
        <w:t xml:space="preserve"> where it is also identified in the static view which inherits from the hotel system. </w:t>
      </w:r>
      <w:proofErr w:type="spellStart"/>
      <w:r>
        <w:t>receptionistSession</w:t>
      </w:r>
      <w:proofErr w:type="spellEnd"/>
      <w:r>
        <w:t xml:space="preserve"> is in motion, the execution that happen is </w:t>
      </w:r>
      <w:proofErr w:type="spellStart"/>
      <w:r>
        <w:t>getReservation</w:t>
      </w:r>
      <w:proofErr w:type="spellEnd"/>
      <w:r>
        <w:t xml:space="preserve"> which is found in the </w:t>
      </w:r>
      <w:proofErr w:type="spellStart"/>
      <w:r>
        <w:t>reservationManagerHandler</w:t>
      </w:r>
      <w:proofErr w:type="spellEnd"/>
      <w:r>
        <w:t>.</w:t>
      </w:r>
      <w:r w:rsidRPr="004637E3">
        <w:t xml:space="preserve"> </w:t>
      </w:r>
      <w:r>
        <w:t xml:space="preserve">The execution that happens next is </w:t>
      </w:r>
      <w:proofErr w:type="spellStart"/>
      <w:r>
        <w:t>getRoomNumber</w:t>
      </w:r>
      <w:proofErr w:type="spellEnd"/>
      <w:r>
        <w:t xml:space="preserve"> which is found in the </w:t>
      </w:r>
      <w:proofErr w:type="spellStart"/>
      <w:r>
        <w:t>reservationManagerHandler</w:t>
      </w:r>
      <w:proofErr w:type="spellEnd"/>
      <w:r>
        <w:t xml:space="preserve">. The execution that happens next is </w:t>
      </w:r>
      <w:proofErr w:type="spellStart"/>
      <w:r>
        <w:t>getRoomKey</w:t>
      </w:r>
      <w:proofErr w:type="spellEnd"/>
      <w:r>
        <w:t xml:space="preserve"> which is found in the </w:t>
      </w:r>
      <w:proofErr w:type="spellStart"/>
      <w:r>
        <w:t>reservatioManagerHandler</w:t>
      </w:r>
      <w:proofErr w:type="spellEnd"/>
      <w:r>
        <w:t xml:space="preserve">. The receptionist Session then executes terminate which is inherited from the </w:t>
      </w:r>
      <w:proofErr w:type="spellStart"/>
      <w:r>
        <w:t>sessionManagerHandler</w:t>
      </w:r>
      <w:proofErr w:type="spellEnd"/>
      <w:r>
        <w:t>.</w:t>
      </w:r>
    </w:p>
    <w:sectPr w:rsidR="00D40040" w:rsidRPr="003C34F6" w:rsidSect="003D45FE">
      <w:headerReference w:type="default" r:id="rId39"/>
      <w:footerReference w:type="default" r:id="rId40"/>
      <w:type w:val="oddPage"/>
      <w:pgSz w:w="15840" w:h="12240" w:orient="landscape"/>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3590" w14:textId="77777777" w:rsidR="003571E1" w:rsidRDefault="003571E1" w:rsidP="00D73986">
      <w:r>
        <w:separator/>
      </w:r>
    </w:p>
  </w:endnote>
  <w:endnote w:type="continuationSeparator" w:id="0">
    <w:p w14:paraId="5C2B1ED6" w14:textId="77777777" w:rsidR="003571E1" w:rsidRDefault="003571E1"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5910" w14:textId="77777777" w:rsidR="008B0782" w:rsidRDefault="008B07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9098" w14:textId="77777777" w:rsidR="00C437BC" w:rsidRDefault="00C437BC"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D5189" w14:textId="77777777" w:rsidR="008B0782" w:rsidRDefault="008B07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6FEFB162" w:rsidR="00C437BC" w:rsidRPr="00E11F13" w:rsidRDefault="008B0782" w:rsidP="00BB4B7F">
    <w:pPr>
      <w:pStyle w:val="Footer"/>
      <w:pBdr>
        <w:top w:val="thickThinMediumGap" w:sz="4" w:space="1" w:color="auto"/>
      </w:pBdr>
    </w:pPr>
    <w:r>
      <w:t>Hotel Room Reservation System</w:t>
    </w:r>
    <w:r w:rsidR="00C437BC" w:rsidRPr="00E11F13">
      <w:tab/>
    </w:r>
    <w:r w:rsidR="00C437BC" w:rsidRPr="00E11F13">
      <w:tab/>
      <w:t xml:space="preserve">Page </w:t>
    </w:r>
    <w:r w:rsidR="00C437BC" w:rsidRPr="00E11F13">
      <w:fldChar w:fldCharType="begin"/>
    </w:r>
    <w:r w:rsidR="00C437BC" w:rsidRPr="00E11F13">
      <w:instrText xml:space="preserve"> PAGE  \* roman  \* MERGEFORMAT </w:instrText>
    </w:r>
    <w:r w:rsidR="00C437BC" w:rsidRPr="00E11F13">
      <w:fldChar w:fldCharType="separate"/>
    </w:r>
    <w:r w:rsidR="00C437BC" w:rsidRPr="00E11F13">
      <w:t>i</w:t>
    </w:r>
    <w:r w:rsidR="00C437BC" w:rsidRPr="00E11F13">
      <w:fldChar w:fldCharType="end"/>
    </w:r>
    <w:r w:rsidR="00C437BC" w:rsidRPr="00E11F13">
      <w:t xml:space="preserve"> of </w:t>
    </w:r>
    <w:r w:rsidR="003571E1">
      <w:fldChar w:fldCharType="begin"/>
    </w:r>
    <w:r w:rsidR="003571E1">
      <w:instrText xml:space="preserve"> SECTIONPAGES  \* roman  \* MERGEFORMAT </w:instrText>
    </w:r>
    <w:r w:rsidR="003571E1">
      <w:fldChar w:fldCharType="separate"/>
    </w:r>
    <w:r w:rsidR="00EC7A6E">
      <w:rPr>
        <w:noProof/>
      </w:rPr>
      <w:t>iii</w:t>
    </w:r>
    <w:r w:rsidR="003571E1">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402C3579" w:rsidR="00C437BC" w:rsidRDefault="00C437BC" w:rsidP="003D45FE">
    <w:pPr>
      <w:pStyle w:val="Footer"/>
      <w:pBdr>
        <w:top w:val="thickThinMediumGap" w:sz="4" w:space="1" w:color="auto"/>
      </w:pBdr>
      <w:tabs>
        <w:tab w:val="clear" w:pos="5400"/>
        <w:tab w:val="clear" w:pos="10800"/>
        <w:tab w:val="center" w:pos="7200"/>
        <w:tab w:val="right" w:pos="14400"/>
      </w:tabs>
    </w:pPr>
    <w:r w:rsidRPr="007C6B90">
      <w:fldChar w:fldCharType="begin"/>
    </w:r>
    <w:r w:rsidRPr="007C6B90">
      <w:instrText xml:space="preserve"> REF ProjectName \h  \* MERGEFORMAT </w:instrText>
    </w:r>
    <w:r w:rsidRPr="007C6B90">
      <w:fldChar w:fldCharType="separate"/>
    </w:r>
    <w:r w:rsidR="008B0782">
      <w:t>Hotel Room Reservation System</w:t>
    </w:r>
    <w:r>
      <w:t xml:space="preserve">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3571E1">
      <w:fldChar w:fldCharType="begin"/>
    </w:r>
    <w:r w:rsidR="003571E1">
      <w:instrText xml:space="preserve"> NUMPAGES   \* MERGEFORMAT </w:instrText>
    </w:r>
    <w:r w:rsidR="003571E1">
      <w:fldChar w:fldCharType="separate"/>
    </w:r>
    <w:r w:rsidR="00EC7A6E">
      <w:rPr>
        <w:noProof/>
      </w:rPr>
      <w:instrText>14</w:instrText>
    </w:r>
    <w:r w:rsidR="003571E1">
      <w:rPr>
        <w:noProof/>
      </w:rPr>
      <w:fldChar w:fldCharType="end"/>
    </w:r>
    <w:r>
      <w:instrText xml:space="preserve"> - </w:instrText>
    </w:r>
    <w:r w:rsidR="003571E1">
      <w:fldChar w:fldCharType="begin"/>
    </w:r>
    <w:r w:rsidR="003571E1">
      <w:instrText xml:space="preserve"> PAGEREF  EndOfTOC  \* MERGEFORMAT </w:instrText>
    </w:r>
    <w:r w:rsidR="003571E1">
      <w:fldChar w:fldCharType="separate"/>
    </w:r>
    <w:r w:rsidR="00EC7A6E">
      <w:rPr>
        <w:noProof/>
      </w:rPr>
      <w:instrText>3</w:instrText>
    </w:r>
    <w:r w:rsidR="003571E1">
      <w:rPr>
        <w:noProof/>
      </w:rPr>
      <w:fldChar w:fldCharType="end"/>
    </w:r>
    <w:r>
      <w:instrText xml:space="preserve"> - 1 </w:instrText>
    </w:r>
    <w:r>
      <w:fldChar w:fldCharType="separate"/>
    </w:r>
    <w:r w:rsidR="00EC7A6E">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250EE" w14:textId="77777777" w:rsidR="003571E1" w:rsidRDefault="003571E1" w:rsidP="00D73986">
      <w:r>
        <w:separator/>
      </w:r>
    </w:p>
  </w:footnote>
  <w:footnote w:type="continuationSeparator" w:id="0">
    <w:p w14:paraId="5150D4ED" w14:textId="77777777" w:rsidR="003571E1" w:rsidRDefault="003571E1"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6F47D" w14:textId="77777777" w:rsidR="008B0782" w:rsidRDefault="008B0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BFE7" w14:textId="77777777" w:rsidR="00C437BC" w:rsidRDefault="00C437BC"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3A3A3" w14:textId="77777777" w:rsidR="008B0782" w:rsidRDefault="008B078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1B516139" w:rsidR="00C437BC" w:rsidRPr="00C237FA" w:rsidRDefault="00C437BC" w:rsidP="00D73986">
    <w:pPr>
      <w:pStyle w:val="Header"/>
    </w:pPr>
    <w:r w:rsidRPr="00C237FA">
      <w:fldChar w:fldCharType="begin"/>
    </w:r>
    <w:r w:rsidRPr="00C237FA">
      <w:instrText xml:space="preserve"> REF DocumentTitle \h  \* MERGEFORMAT </w:instrText>
    </w:r>
    <w:r w:rsidRPr="00C237FA">
      <w:fldChar w:fldCharType="separate"/>
    </w:r>
    <w:r>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EC7A6E">
      <w:rPr>
        <w:noProof/>
      </w:rPr>
      <w:t>Sunday, May 16, 2021</w:t>
    </w:r>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C437BC" w:rsidRDefault="00C437BC"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67D85AD7" w:rsidR="00C437BC" w:rsidRPr="00C237FA" w:rsidRDefault="00C437BC" w:rsidP="003D45FE">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EC7A6E">
      <w:rPr>
        <w:noProof/>
      </w:rPr>
      <w:t>Sunday, May 16, 2021</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067"/>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7"/>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len Rivas">
    <w15:presenceInfo w15:providerId="Windows Live" w15:userId="011d72a5cfb2d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155F0"/>
    <w:rsid w:val="00022A7A"/>
    <w:rsid w:val="000246CF"/>
    <w:rsid w:val="00025D7A"/>
    <w:rsid w:val="0003303A"/>
    <w:rsid w:val="00041ACA"/>
    <w:rsid w:val="000774C0"/>
    <w:rsid w:val="000C530D"/>
    <w:rsid w:val="000D187E"/>
    <w:rsid w:val="000E24B8"/>
    <w:rsid w:val="000E790D"/>
    <w:rsid w:val="000F24C3"/>
    <w:rsid w:val="00126BCF"/>
    <w:rsid w:val="0013122B"/>
    <w:rsid w:val="00134483"/>
    <w:rsid w:val="00160769"/>
    <w:rsid w:val="00196868"/>
    <w:rsid w:val="001E5205"/>
    <w:rsid w:val="001E5FB9"/>
    <w:rsid w:val="00205B61"/>
    <w:rsid w:val="002123FE"/>
    <w:rsid w:val="00223977"/>
    <w:rsid w:val="0023674B"/>
    <w:rsid w:val="00237F10"/>
    <w:rsid w:val="002548B1"/>
    <w:rsid w:val="00254958"/>
    <w:rsid w:val="00284998"/>
    <w:rsid w:val="002D5DF5"/>
    <w:rsid w:val="003156B4"/>
    <w:rsid w:val="003260E4"/>
    <w:rsid w:val="00345094"/>
    <w:rsid w:val="00347A0C"/>
    <w:rsid w:val="00356584"/>
    <w:rsid w:val="003571E1"/>
    <w:rsid w:val="00372871"/>
    <w:rsid w:val="00396D65"/>
    <w:rsid w:val="003C34F6"/>
    <w:rsid w:val="003D45FE"/>
    <w:rsid w:val="003F07DD"/>
    <w:rsid w:val="00434329"/>
    <w:rsid w:val="00456D79"/>
    <w:rsid w:val="00460194"/>
    <w:rsid w:val="004637E3"/>
    <w:rsid w:val="004931D0"/>
    <w:rsid w:val="004B65E3"/>
    <w:rsid w:val="004C00E5"/>
    <w:rsid w:val="004C31BA"/>
    <w:rsid w:val="004C3DF1"/>
    <w:rsid w:val="004E228A"/>
    <w:rsid w:val="004E3CBF"/>
    <w:rsid w:val="004E3E2E"/>
    <w:rsid w:val="004F22BD"/>
    <w:rsid w:val="00512798"/>
    <w:rsid w:val="0053726D"/>
    <w:rsid w:val="00537B55"/>
    <w:rsid w:val="00562A15"/>
    <w:rsid w:val="00566D30"/>
    <w:rsid w:val="00575AAD"/>
    <w:rsid w:val="005840F1"/>
    <w:rsid w:val="005A7364"/>
    <w:rsid w:val="005C0CF6"/>
    <w:rsid w:val="005C2960"/>
    <w:rsid w:val="00604E16"/>
    <w:rsid w:val="00610F69"/>
    <w:rsid w:val="006163D4"/>
    <w:rsid w:val="00617FFC"/>
    <w:rsid w:val="00631413"/>
    <w:rsid w:val="0063638E"/>
    <w:rsid w:val="00642826"/>
    <w:rsid w:val="006457A2"/>
    <w:rsid w:val="00654926"/>
    <w:rsid w:val="00656E0B"/>
    <w:rsid w:val="00670CA7"/>
    <w:rsid w:val="006815E2"/>
    <w:rsid w:val="00686996"/>
    <w:rsid w:val="006B6E74"/>
    <w:rsid w:val="006D00CF"/>
    <w:rsid w:val="006D3CB2"/>
    <w:rsid w:val="006E14FE"/>
    <w:rsid w:val="00747A68"/>
    <w:rsid w:val="007511CF"/>
    <w:rsid w:val="00756DC7"/>
    <w:rsid w:val="00760A8E"/>
    <w:rsid w:val="00774050"/>
    <w:rsid w:val="00787EF0"/>
    <w:rsid w:val="0079667A"/>
    <w:rsid w:val="007A3348"/>
    <w:rsid w:val="007B60F1"/>
    <w:rsid w:val="007B7F9A"/>
    <w:rsid w:val="007C2935"/>
    <w:rsid w:val="007C6B90"/>
    <w:rsid w:val="007E6647"/>
    <w:rsid w:val="007F7050"/>
    <w:rsid w:val="00800E45"/>
    <w:rsid w:val="00811B9D"/>
    <w:rsid w:val="0084306B"/>
    <w:rsid w:val="008437A3"/>
    <w:rsid w:val="00845520"/>
    <w:rsid w:val="00862695"/>
    <w:rsid w:val="00866B44"/>
    <w:rsid w:val="00875FFB"/>
    <w:rsid w:val="00883982"/>
    <w:rsid w:val="008B0782"/>
    <w:rsid w:val="008C5A81"/>
    <w:rsid w:val="008E4E0F"/>
    <w:rsid w:val="00901E40"/>
    <w:rsid w:val="00921F78"/>
    <w:rsid w:val="00946076"/>
    <w:rsid w:val="009735F5"/>
    <w:rsid w:val="009A5EF0"/>
    <w:rsid w:val="009B577F"/>
    <w:rsid w:val="009C0277"/>
    <w:rsid w:val="009D12CA"/>
    <w:rsid w:val="00A0081D"/>
    <w:rsid w:val="00A011D0"/>
    <w:rsid w:val="00A32A2E"/>
    <w:rsid w:val="00A372E9"/>
    <w:rsid w:val="00A63D97"/>
    <w:rsid w:val="00A82140"/>
    <w:rsid w:val="00A83C0D"/>
    <w:rsid w:val="00AA538F"/>
    <w:rsid w:val="00AC473A"/>
    <w:rsid w:val="00AE6E4C"/>
    <w:rsid w:val="00AE78AD"/>
    <w:rsid w:val="00B00C07"/>
    <w:rsid w:val="00B34DEE"/>
    <w:rsid w:val="00B53C3E"/>
    <w:rsid w:val="00B65F63"/>
    <w:rsid w:val="00B71ACB"/>
    <w:rsid w:val="00B93DBD"/>
    <w:rsid w:val="00BB4B7F"/>
    <w:rsid w:val="00BB7230"/>
    <w:rsid w:val="00BC529A"/>
    <w:rsid w:val="00BE0AEB"/>
    <w:rsid w:val="00BE23E8"/>
    <w:rsid w:val="00BF14BA"/>
    <w:rsid w:val="00BF31CF"/>
    <w:rsid w:val="00C037DA"/>
    <w:rsid w:val="00C161C0"/>
    <w:rsid w:val="00C20764"/>
    <w:rsid w:val="00C235E9"/>
    <w:rsid w:val="00C237FA"/>
    <w:rsid w:val="00C43354"/>
    <w:rsid w:val="00C437BC"/>
    <w:rsid w:val="00C53336"/>
    <w:rsid w:val="00C60461"/>
    <w:rsid w:val="00C74875"/>
    <w:rsid w:val="00CA7981"/>
    <w:rsid w:val="00CC17B0"/>
    <w:rsid w:val="00CC4516"/>
    <w:rsid w:val="00CD1CAE"/>
    <w:rsid w:val="00CD4E89"/>
    <w:rsid w:val="00CE2B3C"/>
    <w:rsid w:val="00D2139F"/>
    <w:rsid w:val="00D22C44"/>
    <w:rsid w:val="00D40040"/>
    <w:rsid w:val="00D428CE"/>
    <w:rsid w:val="00D500CA"/>
    <w:rsid w:val="00D60F4D"/>
    <w:rsid w:val="00D73986"/>
    <w:rsid w:val="00DA480A"/>
    <w:rsid w:val="00DD7FEA"/>
    <w:rsid w:val="00E11F13"/>
    <w:rsid w:val="00E22F56"/>
    <w:rsid w:val="00E23B71"/>
    <w:rsid w:val="00E242F8"/>
    <w:rsid w:val="00E534CF"/>
    <w:rsid w:val="00E664C8"/>
    <w:rsid w:val="00E91ACB"/>
    <w:rsid w:val="00EA16FE"/>
    <w:rsid w:val="00EA412C"/>
    <w:rsid w:val="00EB3993"/>
    <w:rsid w:val="00EC7326"/>
    <w:rsid w:val="00EC7A6E"/>
    <w:rsid w:val="00EE7695"/>
    <w:rsid w:val="00EF0FD6"/>
    <w:rsid w:val="00EF4CFB"/>
    <w:rsid w:val="00EF77B4"/>
    <w:rsid w:val="00F2135D"/>
    <w:rsid w:val="00F50AD7"/>
    <w:rsid w:val="00F678BF"/>
    <w:rsid w:val="00F73A7B"/>
    <w:rsid w:val="00F7605E"/>
    <w:rsid w:val="00FB2C79"/>
    <w:rsid w:val="00FC7841"/>
    <w:rsid w:val="00FE6391"/>
    <w:rsid w:val="00FF0620"/>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 w:id="108916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jpeg"/><Relationship Id="rId39" Type="http://schemas.openxmlformats.org/officeDocument/2006/relationships/header" Target="header6.xml"/><Relationship Id="rId21" Type="http://schemas.openxmlformats.org/officeDocument/2006/relationships/image" Target="media/image4.jpeg"/><Relationship Id="rId34" Type="http://schemas.openxmlformats.org/officeDocument/2006/relationships/image" Target="media/image17.jpe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len.rrivas30@csu.fullerton.edu"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3.svg"/><Relationship Id="rId19" Type="http://schemas.openxmlformats.org/officeDocument/2006/relationships/footer" Target="footer4.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14</Pages>
  <Words>2055</Words>
  <Characters>11715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Allen Rivas</cp:lastModifiedBy>
  <cp:revision>212</cp:revision>
  <cp:lastPrinted>2020-09-05T18:52:00Z</cp:lastPrinted>
  <dcterms:created xsi:type="dcterms:W3CDTF">2020-09-04T22:31:00Z</dcterms:created>
  <dcterms:modified xsi:type="dcterms:W3CDTF">2021-05-17T01:27:00Z</dcterms:modified>
</cp:coreProperties>
</file>