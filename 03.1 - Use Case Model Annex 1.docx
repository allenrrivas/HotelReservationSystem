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462E1" w14:textId="77777777" w:rsidR="004C00E5" w:rsidRPr="00E664C8" w:rsidRDefault="004C00E5" w:rsidP="00D73986">
      <w:pPr>
        <w:pStyle w:val="Title"/>
      </w:pPr>
      <w:r w:rsidRPr="00E664C8">
        <w:t>California State University Fullerton</w:t>
      </w:r>
    </w:p>
    <w:p w14:paraId="4B9C3083" w14:textId="6CAD8239" w:rsidR="004C00E5" w:rsidRDefault="004C00E5" w:rsidP="00D73986">
      <w:pPr>
        <w:pStyle w:val="Title"/>
      </w:pPr>
      <w:r w:rsidRPr="004C00E5">
        <w:t>CPSC 462</w:t>
      </w:r>
    </w:p>
    <w:p w14:paraId="5769B1CD" w14:textId="0CD6F14C" w:rsidR="004C00E5" w:rsidRPr="004C00E5" w:rsidRDefault="004C00E5" w:rsidP="00D73986">
      <w:pPr>
        <w:pStyle w:val="Title"/>
      </w:pPr>
      <w:r w:rsidRPr="00FE3DE7">
        <w:rPr>
          <w:rFonts w:eastAsia="Calibri"/>
          <w:noProof/>
        </w:rPr>
        <w:drawing>
          <wp:inline distT="114300" distB="114300" distL="114300" distR="114300" wp14:anchorId="2CF3B2B3" wp14:editId="1C1B3873">
            <wp:extent cx="1200150" cy="120015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9AD8D1" w14:textId="0FDA7A8D" w:rsidR="00CD4E89" w:rsidRPr="004C00E5" w:rsidRDefault="004C00E5" w:rsidP="00D73986">
      <w:pPr>
        <w:pStyle w:val="Title"/>
      </w:pPr>
      <w:r w:rsidRPr="004C00E5">
        <w:t>Object Oriented Software Design</w:t>
      </w:r>
    </w:p>
    <w:p w14:paraId="69AAF16A" w14:textId="2907C70F" w:rsidR="004C00E5" w:rsidRDefault="00C73210" w:rsidP="00D73986">
      <w:pPr>
        <w:pStyle w:val="Title"/>
      </w:pPr>
      <w:bookmarkStart w:id="0" w:name="DocumentTitle"/>
      <w:r>
        <w:t>Use Case Model</w:t>
      </w:r>
      <w:r w:rsidR="00E05FF5">
        <w:t xml:space="preserve"> – Annex 1</w:t>
      </w:r>
      <w:r w:rsidR="00EA16FE">
        <w:t xml:space="preserve"> </w:t>
      </w:r>
      <w:bookmarkEnd w:id="0"/>
    </w:p>
    <w:p w14:paraId="66816C2B" w14:textId="46C2420A" w:rsidR="00EC7326" w:rsidRPr="00EC7326" w:rsidRDefault="004931D0" w:rsidP="00D73986">
      <w:pPr>
        <w:pStyle w:val="Title"/>
      </w:pPr>
      <w:r>
        <w:t>f</w:t>
      </w:r>
      <w:r w:rsidR="00EC7326" w:rsidRPr="00EC7326">
        <w:t>or the</w:t>
      </w:r>
    </w:p>
    <w:p w14:paraId="288E5FC1" w14:textId="1ED1654C" w:rsidR="00A82140" w:rsidRDefault="006A02F9" w:rsidP="00D73986">
      <w:pPr>
        <w:pStyle w:val="Title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ins w:id="1" w:author="Allen Rivas" w:date="2021-05-11T18:55:00Z">
        <w:r>
          <w:rPr>
            <w:noProof/>
          </w:rPr>
          <w:drawing>
            <wp:inline distT="0" distB="0" distL="0" distR="0" wp14:anchorId="240798EC" wp14:editId="52826A67">
              <wp:extent cx="1791092" cy="1791092"/>
              <wp:effectExtent l="0" t="0" r="0" b="0"/>
              <wp:docPr id="14" name="Graphic 14" descr="Sleep with solid fill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" name="Graphic 14" descr="Sleep with solid fill"/>
                      <pic:cNvPicPr/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  <a:ext uri="{96DAC541-7B7A-43D3-8B79-37D633B846F1}">
                            <asvg:svgBlip xmlns:asvg="http://schemas.microsoft.com/office/drawing/2016/SVG/main" r:embed="rId1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19993" cy="181999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2" w:author="Allen Rivas" w:date="2021-05-11T18:55:00Z">
        <w:r w:rsidR="00A82140" w:rsidDel="006A02F9">
          <w:rPr>
            <w:noProof/>
          </w:rPr>
          <w:drawing>
            <wp:inline distT="0" distB="0" distL="0" distR="0" wp14:anchorId="591BB13B" wp14:editId="6227C9E2">
              <wp:extent cx="2164080" cy="1357630"/>
              <wp:effectExtent l="0" t="0" r="0" b="0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164080" cy="135763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inline>
          </w:drawing>
        </w:r>
      </w:del>
    </w:p>
    <w:p w14:paraId="606880A5" w14:textId="535216EC" w:rsidR="00EC7326" w:rsidRDefault="00476461" w:rsidP="00D73986">
      <w:pPr>
        <w:pStyle w:val="Title"/>
      </w:pPr>
      <w:bookmarkStart w:id="3" w:name="ProjectName"/>
      <w:r>
        <w:t>Hotel Room Reservation</w:t>
      </w:r>
      <w:bookmarkEnd w:id="3"/>
    </w:p>
    <w:p w14:paraId="5BA7DA9D" w14:textId="46AFF4B8" w:rsidR="008E4E0F" w:rsidRDefault="008E4E0F" w:rsidP="00D73986">
      <w:pPr>
        <w:pStyle w:val="Title"/>
      </w:pPr>
      <w:r w:rsidRPr="008E4E0F">
        <w:t>System</w:t>
      </w:r>
    </w:p>
    <w:p w14:paraId="5CB6D232" w14:textId="61BDE042" w:rsidR="00E05FF5" w:rsidRDefault="00E05FF5" w:rsidP="00E05FF5"/>
    <w:p w14:paraId="3C19D2F4" w14:textId="15CE9377" w:rsidR="00E05FF5" w:rsidRPr="00E05FF5" w:rsidRDefault="00A61230" w:rsidP="00E05FF5">
      <w:pPr>
        <w:pStyle w:val="Title"/>
      </w:pPr>
      <w:r>
        <w:t>Reservation</w:t>
      </w:r>
    </w:p>
    <w:p w14:paraId="2F926903" w14:textId="6F6D2C59" w:rsidR="00E05FF5" w:rsidRDefault="00E05FF5" w:rsidP="00E05FF5">
      <w:pPr>
        <w:pStyle w:val="Title"/>
      </w:pPr>
      <w:r>
        <w:t>Fully Dressed Use Case</w:t>
      </w:r>
    </w:p>
    <w:p w14:paraId="01E4935C" w14:textId="59248E4B" w:rsidR="004931D0" w:rsidRPr="00694C6A" w:rsidRDefault="004931D0" w:rsidP="00D73986">
      <w:pPr>
        <w:pStyle w:val="Title"/>
        <w:rPr>
          <w:sz w:val="16"/>
          <w:szCs w:val="16"/>
        </w:rPr>
      </w:pPr>
    </w:p>
    <w:tbl>
      <w:tblPr>
        <w:tblStyle w:val="TableGrid"/>
        <w:tblpPr w:leftFromText="187" w:rightFromText="187" w:horzAnchor="margin" w:tblpXSpec="center" w:tblpYSpec="bottom"/>
        <w:tblOverlap w:val="never"/>
        <w:tblW w:w="166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99"/>
      </w:tblGrid>
      <w:tr w:rsidR="00771691" w14:paraId="5D76B5A5" w14:textId="77777777" w:rsidTr="00771691">
        <w:trPr>
          <w:cantSplit/>
        </w:trPr>
        <w:tc>
          <w:tcPr>
            <w:tcW w:w="3599" w:type="dxa"/>
          </w:tcPr>
          <w:p w14:paraId="2757CD96" w14:textId="07FC5D65" w:rsidR="00771691" w:rsidRPr="00A011D0" w:rsidRDefault="00771691" w:rsidP="00A011D0">
            <w:pPr>
              <w:rPr>
                <w:b/>
                <w:bCs/>
              </w:rPr>
            </w:pPr>
            <w:r w:rsidRPr="00771691">
              <w:rPr>
                <w:b/>
                <w:bCs/>
              </w:rPr>
              <w:t>Allen Rivas</w:t>
            </w:r>
          </w:p>
        </w:tc>
      </w:tr>
      <w:tr w:rsidR="00771691" w14:paraId="34AA4C19" w14:textId="77777777" w:rsidTr="00771691">
        <w:trPr>
          <w:cantSplit/>
        </w:trPr>
        <w:tc>
          <w:tcPr>
            <w:tcW w:w="3599" w:type="dxa"/>
          </w:tcPr>
          <w:p w14:paraId="207D6008" w14:textId="68913CB7" w:rsidR="00771691" w:rsidRDefault="00771691" w:rsidP="00946076">
            <w:pPr>
              <w:ind w:left="164"/>
            </w:pPr>
            <w:r>
              <w:t>Chief Technical Officer (CTO)</w:t>
            </w:r>
          </w:p>
        </w:tc>
      </w:tr>
      <w:tr w:rsidR="00771691" w14:paraId="6DEBAC48" w14:textId="77777777" w:rsidTr="00771691">
        <w:trPr>
          <w:cantSplit/>
        </w:trPr>
        <w:tc>
          <w:tcPr>
            <w:tcW w:w="3599" w:type="dxa"/>
          </w:tcPr>
          <w:p w14:paraId="2D45E2AB" w14:textId="57AFCAB1" w:rsidR="00771691" w:rsidRDefault="0091002A" w:rsidP="00946076">
            <w:pPr>
              <w:ind w:left="164"/>
            </w:pPr>
            <w:hyperlink r:id="rId12" w:history="1">
              <w:r w:rsidR="005E3965" w:rsidRPr="000F5B79">
                <w:rPr>
                  <w:rStyle w:val="Hyperlink"/>
                </w:rPr>
                <w:t>allen.rrivas30@csu.fullerton.edu</w:t>
              </w:r>
            </w:hyperlink>
            <w:r w:rsidR="00771691">
              <w:t xml:space="preserve"> </w:t>
            </w:r>
          </w:p>
        </w:tc>
      </w:tr>
    </w:tbl>
    <w:p w14:paraId="7163C404" w14:textId="77777777" w:rsidR="00FE6391" w:rsidRDefault="00FE6391" w:rsidP="00D73986">
      <w:pPr>
        <w:sectPr w:rsidR="00FE6391" w:rsidSect="00FE6391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2240" w:h="15840" w:code="1"/>
          <w:pgMar w:top="720" w:right="720" w:bottom="720" w:left="720" w:header="360" w:footer="360" w:gutter="0"/>
          <w:cols w:space="720"/>
          <w:docGrid w:linePitch="360"/>
        </w:sectPr>
      </w:pPr>
    </w:p>
    <w:p w14:paraId="38D1D199" w14:textId="1487A28F" w:rsidR="004C00E5" w:rsidRDefault="00E91ACB" w:rsidP="00D73986">
      <w:r>
        <w:lastRenderedPageBreak/>
        <w:t xml:space="preserve">Revision History: </w:t>
      </w:r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915"/>
        <w:gridCol w:w="1871"/>
        <w:gridCol w:w="6390"/>
        <w:gridCol w:w="1614"/>
      </w:tblGrid>
      <w:tr w:rsidR="00760A8E" w14:paraId="238C2188" w14:textId="77777777" w:rsidTr="00CB2981">
        <w:trPr>
          <w:tblHeader/>
        </w:trPr>
        <w:tc>
          <w:tcPr>
            <w:tcW w:w="0" w:type="auto"/>
            <w:shd w:val="clear" w:color="auto" w:fill="D9D9D9" w:themeFill="background1" w:themeFillShade="D9"/>
            <w:vAlign w:val="bottom"/>
          </w:tcPr>
          <w:p w14:paraId="28D73B5F" w14:textId="77777777" w:rsidR="00760A8E" w:rsidRPr="00D535DD" w:rsidRDefault="00760A8E" w:rsidP="00D73986">
            <w:r w:rsidRPr="00D535DD">
              <w:t>Version</w:t>
            </w:r>
          </w:p>
        </w:tc>
        <w:tc>
          <w:tcPr>
            <w:tcW w:w="867" w:type="pct"/>
            <w:shd w:val="clear" w:color="auto" w:fill="D9D9D9" w:themeFill="background1" w:themeFillShade="D9"/>
            <w:vAlign w:val="bottom"/>
          </w:tcPr>
          <w:p w14:paraId="640D77B6" w14:textId="77777777" w:rsidR="00760A8E" w:rsidRPr="00D535DD" w:rsidRDefault="00760A8E" w:rsidP="00D73986">
            <w:r w:rsidRPr="00D535DD">
              <w:t>Date</w:t>
            </w:r>
          </w:p>
        </w:tc>
        <w:tc>
          <w:tcPr>
            <w:tcW w:w="2961" w:type="pct"/>
            <w:shd w:val="clear" w:color="auto" w:fill="D9D9D9" w:themeFill="background1" w:themeFillShade="D9"/>
            <w:vAlign w:val="bottom"/>
          </w:tcPr>
          <w:p w14:paraId="73B676E7" w14:textId="77777777" w:rsidR="00760A8E" w:rsidRPr="00D535DD" w:rsidRDefault="00760A8E" w:rsidP="00D73986">
            <w:r w:rsidRPr="00D535DD">
              <w:t xml:space="preserve">Summary of </w:t>
            </w:r>
            <w:r>
              <w:t>C</w:t>
            </w:r>
            <w:r w:rsidRPr="00D535DD">
              <w:t>hanges</w:t>
            </w:r>
          </w:p>
        </w:tc>
        <w:tc>
          <w:tcPr>
            <w:tcW w:w="748" w:type="pct"/>
            <w:shd w:val="clear" w:color="auto" w:fill="D9D9D9" w:themeFill="background1" w:themeFillShade="D9"/>
            <w:vAlign w:val="bottom"/>
          </w:tcPr>
          <w:p w14:paraId="39FC6A70" w14:textId="77777777" w:rsidR="00760A8E" w:rsidRPr="00D535DD" w:rsidRDefault="00760A8E" w:rsidP="00D73986">
            <w:r w:rsidRPr="00D535DD">
              <w:t>Author</w:t>
            </w:r>
          </w:p>
        </w:tc>
      </w:tr>
      <w:tr w:rsidR="00760A8E" w14:paraId="7BB475CD" w14:textId="77777777" w:rsidTr="00CB2981">
        <w:tc>
          <w:tcPr>
            <w:tcW w:w="0" w:type="auto"/>
          </w:tcPr>
          <w:p w14:paraId="51EF25E3" w14:textId="77777777" w:rsidR="00760A8E" w:rsidRDefault="00760A8E" w:rsidP="00D73986">
            <w:r>
              <w:t>1.0</w:t>
            </w:r>
          </w:p>
        </w:tc>
        <w:tc>
          <w:tcPr>
            <w:tcW w:w="867" w:type="pct"/>
          </w:tcPr>
          <w:p w14:paraId="5E8D5A3E" w14:textId="38CC8203" w:rsidR="00760A8E" w:rsidRDefault="00476461" w:rsidP="00D73986">
            <w:r>
              <w:t>March 23, 2021</w:t>
            </w:r>
          </w:p>
        </w:tc>
        <w:tc>
          <w:tcPr>
            <w:tcW w:w="2961" w:type="pct"/>
          </w:tcPr>
          <w:p w14:paraId="6FCBE220" w14:textId="48FEF9D7" w:rsidR="00760A8E" w:rsidRDefault="00476461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  <w:r>
              <w:t>First draft. To be refined primarily during the elaboration phase.</w:t>
            </w:r>
          </w:p>
        </w:tc>
        <w:tc>
          <w:tcPr>
            <w:tcW w:w="748" w:type="pct"/>
          </w:tcPr>
          <w:p w14:paraId="7BAECB26" w14:textId="043215F4" w:rsidR="00760A8E" w:rsidRDefault="00476461" w:rsidP="00D73986">
            <w:r>
              <w:t>Allen Rivas</w:t>
            </w:r>
          </w:p>
        </w:tc>
      </w:tr>
      <w:tr w:rsidR="009077B5" w14:paraId="4717B657" w14:textId="77777777" w:rsidTr="00CB2981">
        <w:tc>
          <w:tcPr>
            <w:tcW w:w="0" w:type="auto"/>
          </w:tcPr>
          <w:p w14:paraId="02083554" w14:textId="304B43F8" w:rsidR="009077B5" w:rsidRDefault="009077B5" w:rsidP="00D73986">
            <w:r>
              <w:t>1.1</w:t>
            </w:r>
          </w:p>
        </w:tc>
        <w:tc>
          <w:tcPr>
            <w:tcW w:w="867" w:type="pct"/>
          </w:tcPr>
          <w:p w14:paraId="0FF27797" w14:textId="5E110961" w:rsidR="009077B5" w:rsidRDefault="009077B5" w:rsidP="00D73986">
            <w:r>
              <w:t>April</w:t>
            </w:r>
            <w:r>
              <w:t xml:space="preserve"> 27, 2021</w:t>
            </w:r>
          </w:p>
        </w:tc>
        <w:tc>
          <w:tcPr>
            <w:tcW w:w="2961" w:type="pct"/>
          </w:tcPr>
          <w:p w14:paraId="63E28571" w14:textId="75CAD627" w:rsidR="009077B5" w:rsidRDefault="009077B5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  <w:r>
              <w:t>Update this draft with a new logo. Updated Main Success and Alternation Path Scenarios. Updated the system sequence diagrams for both Main and Alternative.</w:t>
            </w:r>
          </w:p>
        </w:tc>
        <w:tc>
          <w:tcPr>
            <w:tcW w:w="748" w:type="pct"/>
          </w:tcPr>
          <w:p w14:paraId="042629A1" w14:textId="61C4E920" w:rsidR="009077B5" w:rsidRDefault="009077B5" w:rsidP="00D73986">
            <w:r>
              <w:t>Allen Rivas</w:t>
            </w:r>
          </w:p>
        </w:tc>
      </w:tr>
      <w:tr w:rsidR="009077B5" w14:paraId="1FDA9EBB" w14:textId="77777777" w:rsidTr="00CB2981">
        <w:tc>
          <w:tcPr>
            <w:tcW w:w="0" w:type="auto"/>
          </w:tcPr>
          <w:p w14:paraId="588C18D8" w14:textId="7DD35891" w:rsidR="009077B5" w:rsidRDefault="009077B5" w:rsidP="00D73986">
            <w:r>
              <w:t>1.2</w:t>
            </w:r>
          </w:p>
        </w:tc>
        <w:tc>
          <w:tcPr>
            <w:tcW w:w="867" w:type="pct"/>
          </w:tcPr>
          <w:p w14:paraId="11A20597" w14:textId="2D1E31AF" w:rsidR="009077B5" w:rsidRDefault="009077B5" w:rsidP="00D73986">
            <w:r>
              <w:t>May 16, 2021</w:t>
            </w:r>
          </w:p>
        </w:tc>
        <w:tc>
          <w:tcPr>
            <w:tcW w:w="2961" w:type="pct"/>
          </w:tcPr>
          <w:p w14:paraId="0FBD33A5" w14:textId="11D6BC6B" w:rsidR="009077B5" w:rsidRDefault="009077B5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  <w:r>
              <w:t>Updated this draft by adding change bars to indicate the changes that have been made.</w:t>
            </w:r>
          </w:p>
        </w:tc>
        <w:tc>
          <w:tcPr>
            <w:tcW w:w="748" w:type="pct"/>
          </w:tcPr>
          <w:p w14:paraId="687306D9" w14:textId="3F9DBF5A" w:rsidR="009077B5" w:rsidRDefault="009077B5" w:rsidP="00D73986">
            <w:r>
              <w:t>Allen Rivas</w:t>
            </w:r>
          </w:p>
        </w:tc>
      </w:tr>
    </w:tbl>
    <w:p w14:paraId="32740B03" w14:textId="3457155E" w:rsidR="00EA16FE" w:rsidRDefault="00EA16FE" w:rsidP="00D73986"/>
    <w:p w14:paraId="0BDB73FE" w14:textId="77777777" w:rsidR="00EA16FE" w:rsidRDefault="00EA16FE" w:rsidP="00D73986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251909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9918740" w14:textId="6E3D8BF9" w:rsidR="00C20764" w:rsidRDefault="00C20764" w:rsidP="00CC17B0">
          <w:pPr>
            <w:pStyle w:val="TOCHeading"/>
          </w:pPr>
          <w:r>
            <w:t>Table of Contents</w:t>
          </w:r>
        </w:p>
        <w:p w14:paraId="3F6C14B1" w14:textId="4B375604" w:rsidR="002C02AA" w:rsidRDefault="000C530D">
          <w:pPr>
            <w:pStyle w:val="TOC1"/>
            <w:rPr>
              <w:rFonts w:eastAsiaTheme="minorEastAsia"/>
              <w:sz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72081413" w:history="1">
            <w:r w:rsidR="002C02AA" w:rsidRPr="0089407E">
              <w:rPr>
                <w:rStyle w:val="Hyperlink"/>
              </w:rPr>
              <w:t>1</w:t>
            </w:r>
            <w:r w:rsidR="002C02AA">
              <w:rPr>
                <w:rFonts w:eastAsiaTheme="minorEastAsia"/>
                <w:sz w:val="22"/>
              </w:rPr>
              <w:tab/>
            </w:r>
            <w:r w:rsidR="002C02AA" w:rsidRPr="0089407E">
              <w:rPr>
                <w:rStyle w:val="Hyperlink"/>
              </w:rPr>
              <w:t>Use Case Description</w:t>
            </w:r>
            <w:r w:rsidR="002C02AA">
              <w:rPr>
                <w:webHidden/>
              </w:rPr>
              <w:tab/>
            </w:r>
            <w:r w:rsidR="002C02AA">
              <w:rPr>
                <w:webHidden/>
              </w:rPr>
              <w:fldChar w:fldCharType="begin"/>
            </w:r>
            <w:r w:rsidR="002C02AA">
              <w:rPr>
                <w:webHidden/>
              </w:rPr>
              <w:instrText xml:space="preserve"> PAGEREF _Toc72081413 \h </w:instrText>
            </w:r>
            <w:r w:rsidR="002C02AA">
              <w:rPr>
                <w:webHidden/>
              </w:rPr>
            </w:r>
            <w:r w:rsidR="002C02AA">
              <w:rPr>
                <w:webHidden/>
              </w:rPr>
              <w:fldChar w:fldCharType="separate"/>
            </w:r>
            <w:r w:rsidR="002C02AA">
              <w:rPr>
                <w:webHidden/>
              </w:rPr>
              <w:t>1</w:t>
            </w:r>
            <w:r w:rsidR="002C02AA">
              <w:rPr>
                <w:webHidden/>
              </w:rPr>
              <w:fldChar w:fldCharType="end"/>
            </w:r>
          </w:hyperlink>
        </w:p>
        <w:p w14:paraId="30629BD3" w14:textId="26BF227D" w:rsidR="002C02AA" w:rsidRDefault="002C02AA">
          <w:pPr>
            <w:pStyle w:val="TOC2"/>
            <w:rPr>
              <w:rFonts w:eastAsiaTheme="minorEastAsia"/>
              <w:noProof/>
            </w:rPr>
          </w:pPr>
          <w:hyperlink w:anchor="_Toc72081414" w:history="1">
            <w:r w:rsidRPr="0089407E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</w:rPr>
              <w:tab/>
            </w:r>
            <w:r w:rsidRPr="0089407E">
              <w:rPr>
                <w:rStyle w:val="Hyperlink"/>
                <w:noProof/>
              </w:rPr>
              <w:t>Use Case Title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0B91B" w14:textId="14A1F7C4" w:rsidR="002C02AA" w:rsidRDefault="002C02AA">
          <w:pPr>
            <w:pStyle w:val="TOC2"/>
            <w:rPr>
              <w:rFonts w:eastAsiaTheme="minorEastAsia"/>
              <w:noProof/>
            </w:rPr>
          </w:pPr>
          <w:hyperlink w:anchor="_Toc72081416" w:history="1">
            <w:r w:rsidRPr="0089407E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</w:rPr>
              <w:tab/>
            </w:r>
            <w:r w:rsidRPr="0089407E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A1748" w14:textId="3BCE8645" w:rsidR="002C02AA" w:rsidRDefault="002C02AA">
          <w:pPr>
            <w:pStyle w:val="TOC2"/>
            <w:rPr>
              <w:rFonts w:eastAsiaTheme="minorEastAsia"/>
              <w:noProof/>
            </w:rPr>
          </w:pPr>
          <w:hyperlink w:anchor="_Toc72081417" w:history="1">
            <w:r w:rsidRPr="0089407E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</w:rPr>
              <w:tab/>
            </w:r>
            <w:r w:rsidRPr="0089407E">
              <w:rPr>
                <w:rStyle w:val="Hyperlink"/>
                <w:noProof/>
              </w:rPr>
              <w:t>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BC9CB" w14:textId="00FB6D83" w:rsidR="002C02AA" w:rsidRDefault="002C02AA">
          <w:pPr>
            <w:pStyle w:val="TOC3"/>
            <w:rPr>
              <w:rFonts w:eastAsiaTheme="minorEastAsia"/>
              <w:noProof/>
            </w:rPr>
          </w:pPr>
          <w:hyperlink w:anchor="_Toc72081418" w:history="1">
            <w:r w:rsidRPr="0089407E">
              <w:rPr>
                <w:rStyle w:val="Hyperlink"/>
                <w:noProof/>
              </w:rPr>
              <w:t>1.3.1</w:t>
            </w:r>
            <w:r>
              <w:rPr>
                <w:rFonts w:eastAsiaTheme="minorEastAsia"/>
                <w:noProof/>
              </w:rPr>
              <w:tab/>
            </w:r>
            <w:r w:rsidRPr="0089407E">
              <w:rPr>
                <w:rStyle w:val="Hyperlink"/>
                <w:noProof/>
              </w:rPr>
              <w:t>Risks addressed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96A21" w14:textId="463E68AC" w:rsidR="002C02AA" w:rsidRDefault="002C02AA">
          <w:pPr>
            <w:pStyle w:val="TOC2"/>
            <w:rPr>
              <w:rFonts w:eastAsiaTheme="minorEastAsia"/>
              <w:noProof/>
            </w:rPr>
          </w:pPr>
          <w:hyperlink w:anchor="_Toc72081419" w:history="1">
            <w:r w:rsidRPr="0089407E">
              <w:rPr>
                <w:rStyle w:val="Hyperlink"/>
                <w:noProof/>
              </w:rPr>
              <w:t>1.4</w:t>
            </w:r>
            <w:r>
              <w:rPr>
                <w:rFonts w:eastAsiaTheme="minorEastAsia"/>
                <w:noProof/>
              </w:rPr>
              <w:tab/>
            </w:r>
            <w:r w:rsidRPr="0089407E">
              <w:rPr>
                <w:rStyle w:val="Hyperlink"/>
                <w:noProof/>
              </w:rPr>
              <w:t>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9632E" w14:textId="251FB356" w:rsidR="002C02AA" w:rsidRDefault="002C02AA">
          <w:pPr>
            <w:pStyle w:val="TOC2"/>
            <w:rPr>
              <w:rFonts w:eastAsiaTheme="minorEastAsia"/>
              <w:noProof/>
            </w:rPr>
          </w:pPr>
          <w:hyperlink w:anchor="_Toc72081420" w:history="1">
            <w:r w:rsidRPr="0089407E">
              <w:rPr>
                <w:rStyle w:val="Hyperlink"/>
                <w:noProof/>
              </w:rPr>
              <w:t>1.5</w:t>
            </w:r>
            <w:r>
              <w:rPr>
                <w:rFonts w:eastAsiaTheme="minorEastAsia"/>
                <w:noProof/>
              </w:rPr>
              <w:tab/>
            </w:r>
            <w:r w:rsidRPr="0089407E">
              <w:rPr>
                <w:rStyle w:val="Hyperlink"/>
                <w:noProof/>
              </w:rPr>
              <w:t>Primary Actor(s)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ECAD5" w14:textId="3BA82A9D" w:rsidR="002C02AA" w:rsidRDefault="002C02AA">
          <w:pPr>
            <w:pStyle w:val="TOC2"/>
            <w:rPr>
              <w:rFonts w:eastAsiaTheme="minorEastAsia"/>
              <w:noProof/>
            </w:rPr>
          </w:pPr>
          <w:hyperlink w:anchor="_Toc72081421" w:history="1">
            <w:r w:rsidRPr="0089407E">
              <w:rPr>
                <w:rStyle w:val="Hyperlink"/>
                <w:noProof/>
              </w:rPr>
              <w:t>1.6</w:t>
            </w:r>
            <w:r>
              <w:rPr>
                <w:rFonts w:eastAsiaTheme="minorEastAsia"/>
                <w:noProof/>
              </w:rPr>
              <w:tab/>
            </w:r>
            <w:r w:rsidRPr="0089407E">
              <w:rPr>
                <w:rStyle w:val="Hyperlink"/>
                <w:noProof/>
              </w:rPr>
              <w:t>Stakeholders and Interests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80F2A" w14:textId="03F0D93F" w:rsidR="002C02AA" w:rsidRDefault="002C02AA">
          <w:pPr>
            <w:pStyle w:val="TOC3"/>
            <w:rPr>
              <w:rFonts w:eastAsiaTheme="minorEastAsia"/>
              <w:noProof/>
            </w:rPr>
          </w:pPr>
          <w:hyperlink w:anchor="_Toc72081422" w:history="1">
            <w:r w:rsidRPr="0089407E">
              <w:rPr>
                <w:rStyle w:val="Hyperlink"/>
                <w:noProof/>
              </w:rPr>
              <w:t>1.6.1</w:t>
            </w:r>
            <w:r>
              <w:rPr>
                <w:rFonts w:eastAsiaTheme="minorEastAsia"/>
                <w:noProof/>
              </w:rPr>
              <w:tab/>
            </w:r>
            <w:r w:rsidRPr="0089407E">
              <w:rPr>
                <w:rStyle w:val="Hyperlink"/>
                <w:noProof/>
              </w:rPr>
              <w:t>Director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AAA87" w14:textId="55D37EBD" w:rsidR="002C02AA" w:rsidRDefault="002C02AA">
          <w:pPr>
            <w:pStyle w:val="TOC3"/>
            <w:rPr>
              <w:rFonts w:eastAsiaTheme="minorEastAsia"/>
              <w:noProof/>
            </w:rPr>
          </w:pPr>
          <w:hyperlink w:anchor="_Toc72081423" w:history="1">
            <w:r w:rsidRPr="0089407E">
              <w:rPr>
                <w:rStyle w:val="Hyperlink"/>
                <w:noProof/>
              </w:rPr>
              <w:t>1.6.2</w:t>
            </w:r>
            <w:r>
              <w:rPr>
                <w:rFonts w:eastAsiaTheme="minorEastAsia"/>
                <w:noProof/>
              </w:rPr>
              <w:tab/>
            </w:r>
            <w:r w:rsidRPr="0089407E">
              <w:rPr>
                <w:rStyle w:val="Hyperlink"/>
                <w:noProof/>
              </w:rPr>
              <w:t>System Administrator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CE903" w14:textId="0F5D84A6" w:rsidR="002C02AA" w:rsidRDefault="002C02AA">
          <w:pPr>
            <w:pStyle w:val="TOC2"/>
            <w:rPr>
              <w:rFonts w:eastAsiaTheme="minorEastAsia"/>
              <w:noProof/>
            </w:rPr>
          </w:pPr>
          <w:hyperlink w:anchor="_Toc72081424" w:history="1">
            <w:r w:rsidRPr="0089407E">
              <w:rPr>
                <w:rStyle w:val="Hyperlink"/>
                <w:noProof/>
              </w:rPr>
              <w:t>1.7</w:t>
            </w:r>
            <w:r>
              <w:rPr>
                <w:rFonts w:eastAsiaTheme="minorEastAsia"/>
                <w:noProof/>
              </w:rPr>
              <w:tab/>
            </w:r>
            <w:r w:rsidRPr="0089407E">
              <w:rPr>
                <w:rStyle w:val="Hyperlink"/>
                <w:noProof/>
              </w:rPr>
              <w:t>Preconditions (Entrance Criteria)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40E8D" w14:textId="368AC4E2" w:rsidR="002C02AA" w:rsidRDefault="002C02AA">
          <w:pPr>
            <w:pStyle w:val="TOC2"/>
            <w:rPr>
              <w:rFonts w:eastAsiaTheme="minorEastAsia"/>
              <w:noProof/>
            </w:rPr>
          </w:pPr>
          <w:hyperlink w:anchor="_Toc72081425" w:history="1">
            <w:r w:rsidRPr="0089407E">
              <w:rPr>
                <w:rStyle w:val="Hyperlink"/>
                <w:noProof/>
              </w:rPr>
              <w:t>1.8</w:t>
            </w:r>
            <w:r>
              <w:rPr>
                <w:rFonts w:eastAsiaTheme="minorEastAsia"/>
                <w:noProof/>
              </w:rPr>
              <w:tab/>
            </w:r>
            <w:r w:rsidRPr="0089407E">
              <w:rPr>
                <w:rStyle w:val="Hyperlink"/>
                <w:noProof/>
              </w:rPr>
              <w:t>Success Guarantee (Exit State)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F17CE" w14:textId="74A3CC09" w:rsidR="002C02AA" w:rsidRDefault="002C02AA">
          <w:pPr>
            <w:pStyle w:val="TOC2"/>
            <w:rPr>
              <w:rFonts w:eastAsiaTheme="minorEastAsia"/>
              <w:noProof/>
            </w:rPr>
          </w:pPr>
          <w:hyperlink w:anchor="_Toc72081426" w:history="1">
            <w:r w:rsidRPr="0089407E">
              <w:rPr>
                <w:rStyle w:val="Hyperlink"/>
                <w:noProof/>
              </w:rPr>
              <w:t>1.9</w:t>
            </w:r>
            <w:r>
              <w:rPr>
                <w:rFonts w:eastAsiaTheme="minorEastAsia"/>
                <w:noProof/>
              </w:rPr>
              <w:tab/>
            </w:r>
            <w:r w:rsidRPr="0089407E">
              <w:rPr>
                <w:rStyle w:val="Hyperlink"/>
                <w:noProof/>
              </w:rPr>
              <w:t>Main Success 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118D8" w14:textId="39246440" w:rsidR="002C02AA" w:rsidRDefault="002C02AA">
          <w:pPr>
            <w:pStyle w:val="TOC2"/>
            <w:rPr>
              <w:rFonts w:eastAsiaTheme="minorEastAsia"/>
              <w:noProof/>
            </w:rPr>
          </w:pPr>
          <w:hyperlink w:anchor="_Toc72081432" w:history="1">
            <w:r w:rsidRPr="0089407E">
              <w:rPr>
                <w:rStyle w:val="Hyperlink"/>
                <w:noProof/>
              </w:rPr>
              <w:t>1.10</w:t>
            </w:r>
            <w:r>
              <w:rPr>
                <w:rFonts w:eastAsiaTheme="minorEastAsia"/>
                <w:noProof/>
              </w:rPr>
              <w:tab/>
            </w:r>
            <w:r w:rsidRPr="0089407E">
              <w:rPr>
                <w:rStyle w:val="Hyperlink"/>
                <w:noProof/>
              </w:rPr>
              <w:t>Extensions (Alternate paths)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2FC98" w14:textId="749D7EF5" w:rsidR="002C02AA" w:rsidRDefault="002C02AA">
          <w:pPr>
            <w:pStyle w:val="TOC2"/>
            <w:rPr>
              <w:rFonts w:eastAsiaTheme="minorEastAsia"/>
              <w:noProof/>
            </w:rPr>
          </w:pPr>
          <w:hyperlink w:anchor="_Toc72081441" w:history="1">
            <w:r w:rsidRPr="0089407E">
              <w:rPr>
                <w:rStyle w:val="Hyperlink"/>
                <w:noProof/>
              </w:rPr>
              <w:t>1.11</w:t>
            </w:r>
            <w:r>
              <w:rPr>
                <w:rFonts w:eastAsiaTheme="minorEastAsia"/>
                <w:noProof/>
              </w:rPr>
              <w:tab/>
            </w:r>
            <w:r w:rsidRPr="0089407E">
              <w:rPr>
                <w:rStyle w:val="Hyperlink"/>
                <w:noProof/>
              </w:rPr>
              <w:t>Special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1433C" w14:textId="7018DB58" w:rsidR="002C02AA" w:rsidRDefault="002C02AA">
          <w:pPr>
            <w:pStyle w:val="TOC2"/>
            <w:rPr>
              <w:rFonts w:eastAsiaTheme="minorEastAsia"/>
              <w:noProof/>
            </w:rPr>
          </w:pPr>
          <w:hyperlink w:anchor="_Toc72081442" w:history="1">
            <w:r w:rsidRPr="0089407E">
              <w:rPr>
                <w:rStyle w:val="Hyperlink"/>
                <w:noProof/>
              </w:rPr>
              <w:t>1.12</w:t>
            </w:r>
            <w:r>
              <w:rPr>
                <w:rFonts w:eastAsiaTheme="minorEastAsia"/>
                <w:noProof/>
              </w:rPr>
              <w:tab/>
            </w:r>
            <w:r w:rsidRPr="0089407E">
              <w:rPr>
                <w:rStyle w:val="Hyperlink"/>
                <w:noProof/>
              </w:rPr>
              <w:t>Technology and Data Variations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D43D8" w14:textId="255C6C52" w:rsidR="002C02AA" w:rsidRDefault="002C02AA">
          <w:pPr>
            <w:pStyle w:val="TOC2"/>
            <w:rPr>
              <w:rFonts w:eastAsiaTheme="minorEastAsia"/>
              <w:noProof/>
            </w:rPr>
          </w:pPr>
          <w:hyperlink w:anchor="_Toc72081443" w:history="1">
            <w:r w:rsidRPr="0089407E">
              <w:rPr>
                <w:rStyle w:val="Hyperlink"/>
                <w:noProof/>
              </w:rPr>
              <w:t>1.13</w:t>
            </w:r>
            <w:r>
              <w:rPr>
                <w:rFonts w:eastAsiaTheme="minorEastAsia"/>
                <w:noProof/>
              </w:rPr>
              <w:tab/>
            </w:r>
            <w:r w:rsidRPr="0089407E">
              <w:rPr>
                <w:rStyle w:val="Hyperlink"/>
                <w:noProof/>
              </w:rPr>
              <w:t>Frequency of Occurrence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0704A" w14:textId="62A96D2F" w:rsidR="002C02AA" w:rsidRDefault="002C02AA">
          <w:pPr>
            <w:pStyle w:val="TOC2"/>
            <w:rPr>
              <w:rFonts w:eastAsiaTheme="minorEastAsia"/>
              <w:noProof/>
            </w:rPr>
          </w:pPr>
          <w:hyperlink w:anchor="_Toc72081445" w:history="1">
            <w:r w:rsidRPr="0089407E">
              <w:rPr>
                <w:rStyle w:val="Hyperlink"/>
                <w:noProof/>
              </w:rPr>
              <w:t>1.14</w:t>
            </w:r>
            <w:r>
              <w:rPr>
                <w:rFonts w:eastAsiaTheme="minorEastAsia"/>
                <w:noProof/>
              </w:rPr>
              <w:tab/>
            </w:r>
            <w:r w:rsidRPr="0089407E">
              <w:rPr>
                <w:rStyle w:val="Hyperlink"/>
                <w:noProof/>
              </w:rPr>
              <w:t>Miscellaneous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090E9" w14:textId="77612982" w:rsidR="002C02AA" w:rsidRDefault="002C02AA">
          <w:pPr>
            <w:pStyle w:val="TOC1"/>
            <w:rPr>
              <w:rFonts w:eastAsiaTheme="minorEastAsia"/>
              <w:sz w:val="22"/>
            </w:rPr>
          </w:pPr>
          <w:hyperlink w:anchor="_Toc72081446" w:history="1">
            <w:r w:rsidRPr="0089407E">
              <w:rPr>
                <w:rStyle w:val="Hyperlink"/>
              </w:rPr>
              <w:t>2</w:t>
            </w:r>
            <w:r>
              <w:rPr>
                <w:rFonts w:eastAsiaTheme="minorEastAsia"/>
                <w:sz w:val="22"/>
              </w:rPr>
              <w:tab/>
            </w:r>
            <w:r w:rsidRPr="0089407E">
              <w:rPr>
                <w:rStyle w:val="Hyperlink"/>
              </w:rPr>
              <w:t>System Sequence Diagrams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_Toc72081446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0D4262C" w14:textId="09F8D660" w:rsidR="002C02AA" w:rsidRDefault="002C02AA">
          <w:pPr>
            <w:pStyle w:val="TOC2"/>
            <w:rPr>
              <w:rFonts w:eastAsiaTheme="minorEastAsia"/>
              <w:noProof/>
            </w:rPr>
          </w:pPr>
          <w:hyperlink w:anchor="_Toc72081447" w:history="1">
            <w:r w:rsidRPr="0089407E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</w:rPr>
              <w:tab/>
            </w:r>
            <w:r w:rsidRPr="0089407E">
              <w:rPr>
                <w:rStyle w:val="Hyperlink"/>
                <w:noProof/>
              </w:rPr>
              <w:t>Making Reservation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90C45" w14:textId="3F3BEDA6" w:rsidR="002C02AA" w:rsidRDefault="002C02AA">
          <w:pPr>
            <w:pStyle w:val="TOC3"/>
            <w:rPr>
              <w:rFonts w:eastAsiaTheme="minorEastAsia"/>
              <w:noProof/>
            </w:rPr>
          </w:pPr>
          <w:hyperlink w:anchor="_Toc72081448" w:history="1">
            <w:r w:rsidRPr="0089407E">
              <w:rPr>
                <w:rStyle w:val="Hyperlink"/>
                <w:noProof/>
              </w:rPr>
              <w:t>2.1.1</w:t>
            </w:r>
            <w:r>
              <w:rPr>
                <w:rFonts w:eastAsiaTheme="minorEastAsia"/>
                <w:noProof/>
              </w:rPr>
              <w:tab/>
            </w:r>
            <w:r w:rsidRPr="0089407E">
              <w:rPr>
                <w:rStyle w:val="Hyperlink"/>
                <w:noProof/>
              </w:rPr>
              <w:t>Scenario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8AC4D" w14:textId="579B1D8D" w:rsidR="002C02AA" w:rsidRDefault="002C02AA">
          <w:pPr>
            <w:pStyle w:val="TOC3"/>
            <w:rPr>
              <w:rFonts w:eastAsiaTheme="minorEastAsia"/>
              <w:noProof/>
            </w:rPr>
          </w:pPr>
          <w:hyperlink w:anchor="_Toc72081449" w:history="1">
            <w:r w:rsidRPr="0089407E">
              <w:rPr>
                <w:rStyle w:val="Hyperlink"/>
                <w:noProof/>
              </w:rPr>
              <w:t>2.1.2</w:t>
            </w:r>
            <w:r>
              <w:rPr>
                <w:rFonts w:eastAsiaTheme="minorEastAsia"/>
                <w:noProof/>
              </w:rPr>
              <w:tab/>
            </w:r>
            <w:r w:rsidRPr="0089407E">
              <w:rPr>
                <w:rStyle w:val="Hyperlink"/>
                <w:noProof/>
              </w:rPr>
              <w:t>System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6E73B" w14:textId="423ECE1F" w:rsidR="002C02AA" w:rsidRDefault="002C02AA">
          <w:pPr>
            <w:pStyle w:val="TOC2"/>
            <w:rPr>
              <w:rFonts w:eastAsiaTheme="minorEastAsia"/>
              <w:noProof/>
            </w:rPr>
          </w:pPr>
          <w:hyperlink w:anchor="_Toc72081450" w:history="1">
            <w:r w:rsidRPr="0089407E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</w:rPr>
              <w:tab/>
            </w:r>
            <w:r w:rsidRPr="0089407E">
              <w:rPr>
                <w:rStyle w:val="Hyperlink"/>
                <w:noProof/>
              </w:rPr>
              <w:t>Canceling Reservation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19395" w14:textId="25582D81" w:rsidR="002C02AA" w:rsidRDefault="002C02AA">
          <w:pPr>
            <w:pStyle w:val="TOC3"/>
            <w:rPr>
              <w:rFonts w:eastAsiaTheme="minorEastAsia"/>
              <w:noProof/>
            </w:rPr>
          </w:pPr>
          <w:hyperlink w:anchor="_Toc72081451" w:history="1">
            <w:r w:rsidRPr="0089407E">
              <w:rPr>
                <w:rStyle w:val="Hyperlink"/>
                <w:noProof/>
              </w:rPr>
              <w:t>2.2.1</w:t>
            </w:r>
            <w:r>
              <w:rPr>
                <w:rFonts w:eastAsiaTheme="minorEastAsia"/>
                <w:noProof/>
              </w:rPr>
              <w:tab/>
            </w:r>
            <w:r w:rsidRPr="0089407E">
              <w:rPr>
                <w:rStyle w:val="Hyperlink"/>
                <w:noProof/>
              </w:rPr>
              <w:t>Scenario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78A1A" w14:textId="3851C54B" w:rsidR="002C02AA" w:rsidRDefault="002C02AA">
          <w:pPr>
            <w:pStyle w:val="TOC3"/>
            <w:rPr>
              <w:rFonts w:eastAsiaTheme="minorEastAsia"/>
              <w:noProof/>
            </w:rPr>
          </w:pPr>
          <w:hyperlink w:anchor="_Toc72081452" w:history="1">
            <w:r w:rsidRPr="0089407E">
              <w:rPr>
                <w:rStyle w:val="Hyperlink"/>
                <w:noProof/>
              </w:rPr>
              <w:t>2.2.2</w:t>
            </w:r>
            <w:r>
              <w:rPr>
                <w:rFonts w:eastAsiaTheme="minorEastAsia"/>
                <w:noProof/>
              </w:rPr>
              <w:tab/>
            </w:r>
            <w:r w:rsidRPr="0089407E">
              <w:rPr>
                <w:rStyle w:val="Hyperlink"/>
                <w:noProof/>
              </w:rPr>
              <w:t>System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E7559" w14:textId="1A49F285" w:rsidR="00C20764" w:rsidRDefault="000C530D" w:rsidP="00D73986">
          <w:r>
            <w:fldChar w:fldCharType="end"/>
          </w:r>
        </w:p>
      </w:sdtContent>
    </w:sdt>
    <w:p w14:paraId="559FCBAD" w14:textId="77777777" w:rsidR="00FF4070" w:rsidRPr="00656E0B" w:rsidDel="00AA0722" w:rsidRDefault="00FF4070" w:rsidP="00656E0B">
      <w:pPr>
        <w:spacing w:after="0"/>
        <w:rPr>
          <w:del w:id="4" w:author="Allen Rivas" w:date="2021-05-14T07:11:00Z"/>
          <w:sz w:val="16"/>
          <w:szCs w:val="16"/>
        </w:rPr>
      </w:pPr>
      <w:bookmarkStart w:id="5" w:name="EndOfTOC"/>
    </w:p>
    <w:p w14:paraId="5055C55E" w14:textId="4FCBC54E" w:rsidR="00FF4070" w:rsidRPr="00656E0B" w:rsidRDefault="00FF4070" w:rsidP="00656E0B">
      <w:pPr>
        <w:spacing w:after="0"/>
        <w:rPr>
          <w:sz w:val="16"/>
          <w:szCs w:val="16"/>
        </w:rPr>
        <w:sectPr w:rsidR="00FF4070" w:rsidRPr="00656E0B" w:rsidSect="000246CF">
          <w:headerReference w:type="default" r:id="rId19"/>
          <w:footerReference w:type="default" r:id="rId20"/>
          <w:headerReference w:type="first" r:id="rId21"/>
          <w:type w:val="oddPage"/>
          <w:pgSz w:w="12240" w:h="15840"/>
          <w:pgMar w:top="720" w:right="720" w:bottom="720" w:left="720" w:header="360" w:footer="360" w:gutter="0"/>
          <w:pgNumType w:start="1"/>
          <w:cols w:space="720"/>
          <w:docGrid w:linePitch="360"/>
        </w:sectPr>
      </w:pPr>
    </w:p>
    <w:p w14:paraId="52D8DA31" w14:textId="113AE3B6" w:rsidR="00EA16FE" w:rsidRPr="005C2960" w:rsidDel="00AA0722" w:rsidRDefault="00EA16FE" w:rsidP="00D73986">
      <w:pPr>
        <w:rPr>
          <w:del w:id="8" w:author="Allen Rivas" w:date="2021-05-14T07:11:00Z"/>
        </w:rPr>
      </w:pPr>
      <w:bookmarkStart w:id="9" w:name="_Toc72081371"/>
      <w:bookmarkStart w:id="10" w:name="_Toc72081412"/>
      <w:bookmarkEnd w:id="5"/>
      <w:bookmarkEnd w:id="9"/>
      <w:bookmarkEnd w:id="10"/>
    </w:p>
    <w:p w14:paraId="5E36283A" w14:textId="1A8A4ECF" w:rsidR="00817FE2" w:rsidRDefault="00817FE2" w:rsidP="00C73210">
      <w:pPr>
        <w:pStyle w:val="Heading1"/>
      </w:pPr>
      <w:bookmarkStart w:id="11" w:name="_Toc72081413"/>
      <w:r>
        <w:t>Use Case Description</w:t>
      </w:r>
      <w:bookmarkEnd w:id="11"/>
    </w:p>
    <w:p w14:paraId="629F22B6" w14:textId="502014EF" w:rsidR="00BA74EE" w:rsidRDefault="00BA74EE" w:rsidP="00BA74EE">
      <w:pPr>
        <w:pStyle w:val="Heading2"/>
      </w:pPr>
      <w:bookmarkStart w:id="12" w:name="_Toc72081414"/>
      <w:r w:rsidRPr="00BA74EE">
        <w:t>Use Case Title</w:t>
      </w:r>
      <w:bookmarkEnd w:id="12"/>
    </w:p>
    <w:p w14:paraId="45AA86AD" w14:textId="77777777" w:rsidR="006A02F9" w:rsidRDefault="006A02F9" w:rsidP="006A02F9">
      <w:pPr>
        <w:pStyle w:val="NormalL2"/>
        <w:rPr>
          <w:ins w:id="13" w:author="Allen Rivas" w:date="2021-05-11T18:55:00Z"/>
        </w:rPr>
      </w:pPr>
      <w:ins w:id="14" w:author="Allen Rivas" w:date="2021-05-11T18:55:00Z">
        <w:r>
          <w:t>Maintain Reservation</w:t>
        </w:r>
      </w:ins>
    </w:p>
    <w:p w14:paraId="79CFE718" w14:textId="40BD9FDC" w:rsidR="00BA74EE" w:rsidDel="006A02F9" w:rsidRDefault="00C16E2F" w:rsidP="00BA74EE">
      <w:pPr>
        <w:pStyle w:val="NormalL2"/>
        <w:rPr>
          <w:del w:id="15" w:author="Allen Rivas" w:date="2021-05-11T18:55:00Z"/>
        </w:rPr>
      </w:pPr>
      <w:del w:id="16" w:author="Allen Rivas" w:date="2021-05-11T18:55:00Z">
        <w:r w:rsidDel="006A02F9">
          <w:delText>Reservation</w:delText>
        </w:r>
        <w:bookmarkStart w:id="17" w:name="_Toc72081374"/>
        <w:bookmarkStart w:id="18" w:name="_Toc72081415"/>
        <w:bookmarkEnd w:id="17"/>
        <w:bookmarkEnd w:id="18"/>
      </w:del>
    </w:p>
    <w:p w14:paraId="7EB88106" w14:textId="0773B877" w:rsidR="00BA74EE" w:rsidRDefault="00BA74EE" w:rsidP="00BA74EE">
      <w:pPr>
        <w:pStyle w:val="Heading2"/>
      </w:pPr>
      <w:bookmarkStart w:id="19" w:name="_Toc72081416"/>
      <w:r w:rsidRPr="00BA74EE">
        <w:t>Scope</w:t>
      </w:r>
      <w:bookmarkEnd w:id="19"/>
    </w:p>
    <w:p w14:paraId="7D787010" w14:textId="7BEA1420" w:rsidR="00BA74EE" w:rsidRDefault="00AE454D" w:rsidP="00AE454D">
      <w:pPr>
        <w:pStyle w:val="NormalL2"/>
      </w:pPr>
      <w:r>
        <w:t>Hotel Room Reservation System</w:t>
      </w:r>
    </w:p>
    <w:p w14:paraId="2D5BD775" w14:textId="3F6E53BC" w:rsidR="006F7219" w:rsidRDefault="006F7219" w:rsidP="00BA74EE">
      <w:pPr>
        <w:pStyle w:val="Heading2"/>
      </w:pPr>
      <w:bookmarkStart w:id="20" w:name="_Toc72081417"/>
      <w:r>
        <w:t>Category</w:t>
      </w:r>
      <w:bookmarkEnd w:id="20"/>
    </w:p>
    <w:p w14:paraId="25DC7431" w14:textId="497688F1" w:rsidR="00AE454D" w:rsidRDefault="00AE454D" w:rsidP="006F7219">
      <w:pPr>
        <w:pStyle w:val="NormalL2"/>
      </w:pPr>
      <w:r>
        <w:t>Architecturally Significant</w:t>
      </w:r>
    </w:p>
    <w:p w14:paraId="47839D45" w14:textId="5F6DE5DF" w:rsidR="006F7219" w:rsidRDefault="006F7219" w:rsidP="006F7219">
      <w:pPr>
        <w:pStyle w:val="Heading3"/>
      </w:pPr>
      <w:bookmarkStart w:id="21" w:name="_Toc72081418"/>
      <w:r>
        <w:t>Risks addressed</w:t>
      </w:r>
      <w:bookmarkEnd w:id="21"/>
    </w:p>
    <w:p w14:paraId="16188E94" w14:textId="45D7BA31" w:rsidR="006F7219" w:rsidRPr="006F7219" w:rsidRDefault="009E027C" w:rsidP="006F7219">
      <w:pPr>
        <w:pStyle w:val="NormalL2"/>
        <w:numPr>
          <w:ilvl w:val="0"/>
          <w:numId w:val="10"/>
        </w:numPr>
        <w:ind w:left="1080"/>
      </w:pPr>
      <w:r>
        <w:t>ID: 4 and Hotel Rooms Unavailable</w:t>
      </w:r>
    </w:p>
    <w:p w14:paraId="709C4879" w14:textId="4EBC6AD9" w:rsidR="00BA74EE" w:rsidRDefault="00BA74EE" w:rsidP="00BA74EE">
      <w:pPr>
        <w:pStyle w:val="Heading2"/>
      </w:pPr>
      <w:bookmarkStart w:id="22" w:name="_Toc72081419"/>
      <w:r w:rsidRPr="00BA74EE">
        <w:t>Level</w:t>
      </w:r>
      <w:bookmarkEnd w:id="22"/>
    </w:p>
    <w:p w14:paraId="32BB4C66" w14:textId="55DE405F" w:rsidR="00AB11A4" w:rsidRPr="00AB11A4" w:rsidRDefault="009E027C" w:rsidP="009E027C">
      <w:pPr>
        <w:pStyle w:val="NormalL2"/>
      </w:pPr>
      <w:r>
        <w:t>User goal</w:t>
      </w:r>
    </w:p>
    <w:p w14:paraId="6D305D54" w14:textId="7AF3A8B6" w:rsidR="00BA74EE" w:rsidRDefault="00BA74EE" w:rsidP="00BA74EE">
      <w:pPr>
        <w:pStyle w:val="Heading2"/>
      </w:pPr>
      <w:bookmarkStart w:id="23" w:name="_Toc72081420"/>
      <w:r w:rsidRPr="00BA74EE">
        <w:t>Primary Actor(s)</w:t>
      </w:r>
      <w:bookmarkEnd w:id="23"/>
    </w:p>
    <w:p w14:paraId="42CBFB35" w14:textId="037FA75B" w:rsidR="00BA74EE" w:rsidRDefault="009E027C" w:rsidP="00BA74EE">
      <w:pPr>
        <w:pStyle w:val="NormalL2"/>
        <w:numPr>
          <w:ilvl w:val="0"/>
          <w:numId w:val="1"/>
        </w:numPr>
        <w:ind w:left="900" w:hanging="180"/>
      </w:pPr>
      <w:r>
        <w:t>Guest</w:t>
      </w:r>
    </w:p>
    <w:p w14:paraId="496AD5EF" w14:textId="77777777" w:rsidR="007E7755" w:rsidRDefault="00BA74EE" w:rsidP="00BA74EE">
      <w:pPr>
        <w:pStyle w:val="Heading2"/>
      </w:pPr>
      <w:bookmarkStart w:id="24" w:name="_Toc72081421"/>
      <w:r w:rsidRPr="00BA74EE">
        <w:t>Stakeholders and Interests</w:t>
      </w:r>
      <w:bookmarkEnd w:id="24"/>
    </w:p>
    <w:p w14:paraId="13ED294A" w14:textId="33EAB85A" w:rsidR="00BA74EE" w:rsidRDefault="00B72F17" w:rsidP="00BA74EE">
      <w:pPr>
        <w:pStyle w:val="Heading3"/>
      </w:pPr>
      <w:bookmarkStart w:id="25" w:name="_Toc72081422"/>
      <w:r>
        <w:t>Director</w:t>
      </w:r>
      <w:bookmarkEnd w:id="25"/>
    </w:p>
    <w:p w14:paraId="62B75ED4" w14:textId="3C83D673" w:rsidR="00BA74EE" w:rsidRDefault="00B72F17" w:rsidP="00BA74EE">
      <w:pPr>
        <w:pStyle w:val="NormalL2"/>
      </w:pPr>
      <w:r>
        <w:t>Update and make implementations to the system through the provided system features. Having the capabilities of retrieving information from the system that can be beneficial to the hotel in a business.</w:t>
      </w:r>
    </w:p>
    <w:p w14:paraId="5A27CB32" w14:textId="6EF14BCF" w:rsidR="00BA74EE" w:rsidRDefault="00B72F17" w:rsidP="00BA74EE">
      <w:pPr>
        <w:pStyle w:val="Heading3"/>
      </w:pPr>
      <w:bookmarkStart w:id="26" w:name="_Toc72081423"/>
      <w:r>
        <w:t>System Administrator</w:t>
      </w:r>
      <w:bookmarkEnd w:id="26"/>
    </w:p>
    <w:p w14:paraId="64305B16" w14:textId="435F188B" w:rsidR="00BA74EE" w:rsidRDefault="00B72F17" w:rsidP="00BA74EE">
      <w:pPr>
        <w:pStyle w:val="NormalL2"/>
      </w:pPr>
      <w:r>
        <w:t>Have scheduled updates that help provided more tools that help other users to customize the hotel room reservation system to their liking.</w:t>
      </w:r>
    </w:p>
    <w:p w14:paraId="0EDBC081" w14:textId="32287AC0" w:rsidR="00BA74EE" w:rsidRDefault="00BA74EE" w:rsidP="00BA74EE">
      <w:pPr>
        <w:pStyle w:val="Heading2"/>
      </w:pPr>
      <w:bookmarkStart w:id="27" w:name="_Toc72081424"/>
      <w:r w:rsidRPr="00BA74EE">
        <w:t>Preconditions</w:t>
      </w:r>
      <w:r>
        <w:t xml:space="preserve"> </w:t>
      </w:r>
      <w:r w:rsidRPr="00BA74EE">
        <w:t>(Entrance Criteria)</w:t>
      </w:r>
      <w:bookmarkEnd w:id="27"/>
    </w:p>
    <w:p w14:paraId="53C04B78" w14:textId="016C823C" w:rsidR="00AA0722" w:rsidRDefault="00AA0722">
      <w:pPr>
        <w:pStyle w:val="NormalL2"/>
        <w:rPr>
          <w:ins w:id="28" w:author="Allen Rivas" w:date="2021-05-14T07:11:00Z"/>
        </w:rPr>
      </w:pPr>
      <w:ins w:id="29" w:author="Allen Rivas" w:date="2021-05-14T07:12:00Z">
        <w:r>
          <w:t>Guest is required to have an account created under their personal information, if not then creat</w:t>
        </w:r>
      </w:ins>
      <w:ins w:id="30" w:author="Allen Rivas" w:date="2021-05-14T07:13:00Z">
        <w:r>
          <w:t>e one.</w:t>
        </w:r>
      </w:ins>
    </w:p>
    <w:p w14:paraId="403019B7" w14:textId="1F55C938" w:rsidR="00AA0722" w:rsidRDefault="006C35E7">
      <w:pPr>
        <w:pStyle w:val="NormalL2"/>
      </w:pPr>
      <w:del w:id="31" w:author="Allen Rivas" w:date="2021-05-14T07:10:00Z">
        <w:r w:rsidDel="00AA0722">
          <w:delText>Guest is identified and authenticated.</w:delText>
        </w:r>
      </w:del>
    </w:p>
    <w:p w14:paraId="2975DACB" w14:textId="1BD521C5" w:rsidR="00BA74EE" w:rsidRDefault="00BA74EE" w:rsidP="00BA74EE">
      <w:pPr>
        <w:pStyle w:val="Heading2"/>
      </w:pPr>
      <w:bookmarkStart w:id="32" w:name="_Toc72081425"/>
      <w:r>
        <w:t>Success Guarantee (Exit State)</w:t>
      </w:r>
      <w:bookmarkEnd w:id="32"/>
    </w:p>
    <w:p w14:paraId="5A7D4A32" w14:textId="4A3AEB0A" w:rsidR="00BA74EE" w:rsidRDefault="006C35E7" w:rsidP="006C35E7">
      <w:pPr>
        <w:pStyle w:val="NormalL2"/>
      </w:pPr>
      <w:r>
        <w:t>Room reservation is saved. Room availability i</w:t>
      </w:r>
      <w:r w:rsidR="009D17B7">
        <w:t>n system is</w:t>
      </w:r>
      <w:r>
        <w:t xml:space="preserve"> updated. </w:t>
      </w:r>
      <w:r w:rsidR="009D17B7">
        <w:t>Confirmation is generated.</w:t>
      </w:r>
    </w:p>
    <w:p w14:paraId="0017F762" w14:textId="77777777" w:rsidR="007E7755" w:rsidRDefault="00BA74EE" w:rsidP="00BA74EE">
      <w:pPr>
        <w:pStyle w:val="Heading2"/>
      </w:pPr>
      <w:bookmarkStart w:id="33" w:name="_Toc72081426"/>
      <w:r w:rsidRPr="00BA74EE">
        <w:t>Main Success Scenario</w:t>
      </w:r>
      <w:bookmarkEnd w:id="33"/>
    </w:p>
    <w:p w14:paraId="1D3EF9FA" w14:textId="77777777" w:rsidR="006A02F9" w:rsidRDefault="006A02F9" w:rsidP="006A02F9">
      <w:pPr>
        <w:pStyle w:val="NormalL2"/>
        <w:numPr>
          <w:ilvl w:val="0"/>
          <w:numId w:val="8"/>
        </w:numPr>
        <w:ind w:left="1080"/>
        <w:rPr>
          <w:ins w:id="34" w:author="Allen Rivas" w:date="2021-05-11T18:55:00Z"/>
        </w:rPr>
      </w:pPr>
      <w:ins w:id="35" w:author="Allen Rivas" w:date="2021-05-11T18:55:00Z">
        <w:r>
          <w:t>The guest requests to authenticate into the system providing name and password. The system responds with transaction ID.</w:t>
        </w:r>
      </w:ins>
    </w:p>
    <w:p w14:paraId="1408B87A" w14:textId="77777777" w:rsidR="006A02F9" w:rsidRDefault="006A02F9" w:rsidP="006A02F9">
      <w:pPr>
        <w:pStyle w:val="NormalL2"/>
        <w:numPr>
          <w:ilvl w:val="0"/>
          <w:numId w:val="8"/>
        </w:numPr>
        <w:ind w:left="1080"/>
        <w:rPr>
          <w:ins w:id="36" w:author="Allen Rivas" w:date="2021-05-11T18:55:00Z"/>
        </w:rPr>
      </w:pPr>
      <w:ins w:id="37" w:author="Allen Rivas" w:date="2021-05-11T18:55:00Z">
        <w:r>
          <w:t xml:space="preserve">The guest requests a list of rooms of available rooms providing the specifications of number of guests, arrival, and departure date. The system responds with a list of available rooms given the specifications (hotel, room type, cost per night, and total price). </w:t>
        </w:r>
      </w:ins>
    </w:p>
    <w:p w14:paraId="2D99CCD4" w14:textId="77777777" w:rsidR="006A02F9" w:rsidRDefault="006A02F9" w:rsidP="006A02F9">
      <w:pPr>
        <w:pStyle w:val="NormalL2"/>
        <w:numPr>
          <w:ilvl w:val="0"/>
          <w:numId w:val="8"/>
        </w:numPr>
        <w:ind w:left="1080"/>
        <w:rPr>
          <w:ins w:id="38" w:author="Allen Rivas" w:date="2021-05-11T18:55:00Z"/>
        </w:rPr>
      </w:pPr>
      <w:ins w:id="39" w:author="Allen Rivas" w:date="2021-05-11T18:55:00Z">
        <w:r>
          <w:t>The guest requests a list of services providing the specific hotel. The system responds with a list of services with cost.</w:t>
        </w:r>
      </w:ins>
    </w:p>
    <w:p w14:paraId="0053B6D0" w14:textId="77777777" w:rsidR="006A02F9" w:rsidRDefault="006A02F9" w:rsidP="006A02F9">
      <w:pPr>
        <w:pStyle w:val="NormalL2"/>
        <w:numPr>
          <w:ilvl w:val="0"/>
          <w:numId w:val="8"/>
        </w:numPr>
        <w:ind w:left="1080"/>
        <w:rPr>
          <w:ins w:id="40" w:author="Allen Rivas" w:date="2021-05-11T18:55:00Z"/>
        </w:rPr>
      </w:pPr>
      <w:ins w:id="41" w:author="Allen Rivas" w:date="2021-05-11T18:55:00Z">
        <w:r>
          <w:t>The guest requests to make a reservation with a room providing hotel, type of room, number of guests, arrival and departure date, and amenities. The system responds with desired reservation.</w:t>
        </w:r>
      </w:ins>
    </w:p>
    <w:p w14:paraId="2698FC37" w14:textId="77777777" w:rsidR="006A02F9" w:rsidRDefault="006A02F9" w:rsidP="006A02F9">
      <w:pPr>
        <w:pStyle w:val="NormalL2"/>
        <w:numPr>
          <w:ilvl w:val="0"/>
          <w:numId w:val="8"/>
        </w:numPr>
        <w:ind w:left="1080"/>
        <w:rPr>
          <w:ins w:id="42" w:author="Allen Rivas" w:date="2021-05-11T18:55:00Z"/>
        </w:rPr>
      </w:pPr>
      <w:ins w:id="43" w:author="Allen Rivas" w:date="2021-05-11T18:55:00Z">
        <w:r>
          <w:t>The guest makes a request to pay for the reservation and provides guest name, credit/debit information (card number, expiration date, and CV). The system responds with a confirmed reservation number.</w:t>
        </w:r>
      </w:ins>
    </w:p>
    <w:p w14:paraId="56109BBA" w14:textId="77777777" w:rsidR="006A02F9" w:rsidRDefault="006A02F9" w:rsidP="006A02F9">
      <w:pPr>
        <w:pStyle w:val="NormalL2"/>
        <w:numPr>
          <w:ilvl w:val="0"/>
          <w:numId w:val="8"/>
        </w:numPr>
        <w:ind w:left="1080"/>
        <w:rPr>
          <w:ins w:id="44" w:author="Allen Rivas" w:date="2021-05-11T18:55:00Z"/>
        </w:rPr>
      </w:pPr>
      <w:ins w:id="45" w:author="Allen Rivas" w:date="2021-05-11T18:55:00Z">
        <w:r>
          <w:lastRenderedPageBreak/>
          <w:t>The guest requests to terminate session providing transaction ID. The system responds with termination.</w:t>
        </w:r>
      </w:ins>
    </w:p>
    <w:p w14:paraId="6C2CD2CB" w14:textId="3188890B" w:rsidR="00BA74EE" w:rsidDel="006A02F9" w:rsidRDefault="00755321" w:rsidP="00BA74EE">
      <w:pPr>
        <w:pStyle w:val="NormalL2"/>
        <w:numPr>
          <w:ilvl w:val="0"/>
          <w:numId w:val="8"/>
        </w:numPr>
        <w:ind w:left="1080"/>
        <w:rPr>
          <w:del w:id="46" w:author="Allen Rivas" w:date="2021-05-11T18:55:00Z"/>
        </w:rPr>
      </w:pPr>
      <w:del w:id="47" w:author="Allen Rivas" w:date="2021-05-11T18:55:00Z">
        <w:r w:rsidDel="006A02F9">
          <w:delText>The guest requests to authenticate into the system providing username and password. The system responds with a “Welcome” message.</w:delText>
        </w:r>
        <w:bookmarkStart w:id="48" w:name="_Toc72081386"/>
        <w:bookmarkStart w:id="49" w:name="_Toc72081427"/>
        <w:bookmarkEnd w:id="48"/>
        <w:bookmarkEnd w:id="49"/>
      </w:del>
    </w:p>
    <w:p w14:paraId="74BA8D04" w14:textId="7A148BEB" w:rsidR="00BA74EE" w:rsidDel="006A02F9" w:rsidRDefault="00755321" w:rsidP="00BA74EE">
      <w:pPr>
        <w:pStyle w:val="NormalL2"/>
        <w:numPr>
          <w:ilvl w:val="0"/>
          <w:numId w:val="8"/>
        </w:numPr>
        <w:ind w:left="1080"/>
        <w:rPr>
          <w:del w:id="50" w:author="Allen Rivas" w:date="2021-05-11T18:55:00Z"/>
        </w:rPr>
      </w:pPr>
      <w:del w:id="51" w:author="Allen Rivas" w:date="2021-05-11T18:55:00Z">
        <w:r w:rsidDel="006A02F9">
          <w:delText>The guest requests available rooms providing date, time, and cost. The system responds with a list of rooms meeting the criteria.</w:delText>
        </w:r>
        <w:bookmarkStart w:id="52" w:name="_Toc72081387"/>
        <w:bookmarkStart w:id="53" w:name="_Toc72081428"/>
        <w:bookmarkEnd w:id="52"/>
        <w:bookmarkEnd w:id="53"/>
      </w:del>
    </w:p>
    <w:p w14:paraId="36119C32" w14:textId="0EDEFEDB" w:rsidR="00BA74EE" w:rsidDel="006A02F9" w:rsidRDefault="00755321" w:rsidP="00BA74EE">
      <w:pPr>
        <w:pStyle w:val="NormalL2"/>
        <w:numPr>
          <w:ilvl w:val="0"/>
          <w:numId w:val="8"/>
        </w:numPr>
        <w:ind w:left="1080"/>
        <w:rPr>
          <w:del w:id="54" w:author="Allen Rivas" w:date="2021-05-11T18:55:00Z"/>
        </w:rPr>
      </w:pPr>
      <w:del w:id="55" w:author="Allen Rivas" w:date="2021-05-11T18:55:00Z">
        <w:r w:rsidDel="006A02F9">
          <w:delText>The guest requests to book a specific room providing room number and number of guests. The system with “</w:delText>
        </w:r>
        <w:r w:rsidR="00322491" w:rsidDel="006A02F9">
          <w:delText>R</w:delText>
        </w:r>
        <w:r w:rsidDel="006A02F9">
          <w:delText xml:space="preserve">eservation processing” message. </w:delText>
        </w:r>
        <w:bookmarkStart w:id="56" w:name="_Toc72081388"/>
        <w:bookmarkStart w:id="57" w:name="_Toc72081429"/>
        <w:bookmarkEnd w:id="56"/>
        <w:bookmarkEnd w:id="57"/>
      </w:del>
    </w:p>
    <w:p w14:paraId="6F01D6C8" w14:textId="031329BB" w:rsidR="00755321" w:rsidDel="006A02F9" w:rsidRDefault="00755321" w:rsidP="00BA74EE">
      <w:pPr>
        <w:pStyle w:val="NormalL2"/>
        <w:numPr>
          <w:ilvl w:val="0"/>
          <w:numId w:val="8"/>
        </w:numPr>
        <w:ind w:left="1080"/>
        <w:rPr>
          <w:del w:id="58" w:author="Allen Rivas" w:date="2021-05-11T18:55:00Z"/>
        </w:rPr>
      </w:pPr>
      <w:del w:id="59" w:author="Allen Rivas" w:date="2021-05-11T18:55:00Z">
        <w:r w:rsidDel="006A02F9">
          <w:delText>The guest requests to pay for the reserved room providing credit or debit information. The system responds with “</w:delText>
        </w:r>
        <w:r w:rsidR="00322491" w:rsidDel="006A02F9">
          <w:delText>P</w:delText>
        </w:r>
        <w:r w:rsidDel="006A02F9">
          <w:delText>ayment accepted”.</w:delText>
        </w:r>
        <w:bookmarkStart w:id="60" w:name="_Toc72081389"/>
        <w:bookmarkStart w:id="61" w:name="_Toc72081430"/>
        <w:bookmarkEnd w:id="60"/>
        <w:bookmarkEnd w:id="61"/>
      </w:del>
    </w:p>
    <w:p w14:paraId="6155439E" w14:textId="437FE9F3" w:rsidR="00755321" w:rsidDel="006A02F9" w:rsidRDefault="00755321" w:rsidP="00BA74EE">
      <w:pPr>
        <w:pStyle w:val="NormalL2"/>
        <w:numPr>
          <w:ilvl w:val="0"/>
          <w:numId w:val="8"/>
        </w:numPr>
        <w:ind w:left="1080"/>
        <w:rPr>
          <w:del w:id="62" w:author="Allen Rivas" w:date="2021-05-11T18:55:00Z"/>
        </w:rPr>
      </w:pPr>
      <w:del w:id="63" w:author="Allen Rivas" w:date="2021-05-11T18:55:00Z">
        <w:r w:rsidDel="006A02F9">
          <w:delText>The guest requests to terminate session. The system responds with “Goodbye” message.</w:delText>
        </w:r>
        <w:bookmarkStart w:id="64" w:name="_Toc72081390"/>
        <w:bookmarkStart w:id="65" w:name="_Toc72081431"/>
        <w:bookmarkEnd w:id="64"/>
        <w:bookmarkEnd w:id="65"/>
      </w:del>
    </w:p>
    <w:p w14:paraId="79FD855F" w14:textId="3A68FD3A" w:rsidR="00BA74EE" w:rsidRDefault="00BA74EE" w:rsidP="00BA74EE">
      <w:pPr>
        <w:pStyle w:val="Heading2"/>
      </w:pPr>
      <w:bookmarkStart w:id="66" w:name="_Toc72081432"/>
      <w:r>
        <w:t>Extensions (Alternate paths)</w:t>
      </w:r>
      <w:bookmarkEnd w:id="66"/>
    </w:p>
    <w:p w14:paraId="39C03EA3" w14:textId="77777777" w:rsidR="006A02F9" w:rsidRDefault="006A02F9" w:rsidP="006A02F9">
      <w:pPr>
        <w:pStyle w:val="NormalL2"/>
        <w:numPr>
          <w:ilvl w:val="0"/>
          <w:numId w:val="12"/>
        </w:numPr>
        <w:rPr>
          <w:ins w:id="67" w:author="Allen Rivas" w:date="2021-05-11T18:56:00Z"/>
        </w:rPr>
      </w:pPr>
      <w:ins w:id="68" w:author="Allen Rivas" w:date="2021-05-11T18:56:00Z">
        <w:r>
          <w:t>The guest decides to cancel reservation.</w:t>
        </w:r>
      </w:ins>
    </w:p>
    <w:p w14:paraId="1F2FCE8E" w14:textId="77777777" w:rsidR="006A02F9" w:rsidRDefault="006A02F9" w:rsidP="006A02F9">
      <w:pPr>
        <w:pStyle w:val="NormalL2"/>
        <w:numPr>
          <w:ilvl w:val="1"/>
          <w:numId w:val="12"/>
        </w:numPr>
        <w:rPr>
          <w:ins w:id="69" w:author="Allen Rivas" w:date="2021-05-11T18:56:00Z"/>
        </w:rPr>
      </w:pPr>
      <w:ins w:id="70" w:author="Allen Rivas" w:date="2021-05-11T18:56:00Z">
        <w:r>
          <w:t>The guest requests to authenticate into the system providing name and password. The system responds with transaction ID.</w:t>
        </w:r>
      </w:ins>
    </w:p>
    <w:p w14:paraId="0813E12D" w14:textId="77777777" w:rsidR="006A02F9" w:rsidRDefault="006A02F9" w:rsidP="006A02F9">
      <w:pPr>
        <w:pStyle w:val="NormalL2"/>
        <w:numPr>
          <w:ilvl w:val="1"/>
          <w:numId w:val="12"/>
        </w:numPr>
        <w:rPr>
          <w:ins w:id="71" w:author="Allen Rivas" w:date="2021-05-11T18:56:00Z"/>
        </w:rPr>
      </w:pPr>
      <w:ins w:id="72" w:author="Allen Rivas" w:date="2021-05-11T18:56:00Z">
        <w:r>
          <w:t>The guest requests reservation information by providing name, and confirmation number. The system responds with type of room, floor on which the room is on, and the room number.</w:t>
        </w:r>
      </w:ins>
    </w:p>
    <w:p w14:paraId="7DB228AD" w14:textId="77777777" w:rsidR="006A02F9" w:rsidRDefault="006A02F9" w:rsidP="006A02F9">
      <w:pPr>
        <w:pStyle w:val="NormalL2"/>
        <w:numPr>
          <w:ilvl w:val="1"/>
          <w:numId w:val="12"/>
        </w:numPr>
        <w:rPr>
          <w:ins w:id="73" w:author="Allen Rivas" w:date="2021-05-11T18:56:00Z"/>
        </w:rPr>
      </w:pPr>
      <w:ins w:id="74" w:author="Allen Rivas" w:date="2021-05-11T18:56:00Z">
        <w:r>
          <w:t>The guest requests to cancel reservation by providing name and confirmation number. The system responds with cancellation code.</w:t>
        </w:r>
      </w:ins>
    </w:p>
    <w:p w14:paraId="36CF70EE" w14:textId="77777777" w:rsidR="006A02F9" w:rsidRDefault="006A02F9" w:rsidP="006A02F9">
      <w:pPr>
        <w:pStyle w:val="NormalL2"/>
        <w:numPr>
          <w:ilvl w:val="1"/>
          <w:numId w:val="12"/>
        </w:numPr>
        <w:rPr>
          <w:ins w:id="75" w:author="Allen Rivas" w:date="2021-05-11T18:56:00Z"/>
        </w:rPr>
      </w:pPr>
      <w:ins w:id="76" w:author="Allen Rivas" w:date="2021-05-11T18:56:00Z">
        <w:r>
          <w:t xml:space="preserve">The requests to confirm cancellation of the reservation by providing the cancellation code. The system responds with indication that the reservation has been canceled. </w:t>
        </w:r>
      </w:ins>
    </w:p>
    <w:p w14:paraId="4F2C2C82" w14:textId="77777777" w:rsidR="006A02F9" w:rsidRDefault="006A02F9" w:rsidP="006A02F9">
      <w:pPr>
        <w:pStyle w:val="NormalL2"/>
        <w:numPr>
          <w:ilvl w:val="1"/>
          <w:numId w:val="12"/>
        </w:numPr>
        <w:rPr>
          <w:ins w:id="77" w:author="Allen Rivas" w:date="2021-05-11T18:56:00Z"/>
        </w:rPr>
      </w:pPr>
      <w:ins w:id="78" w:author="Allen Rivas" w:date="2021-05-11T18:56:00Z">
        <w:r>
          <w:t>The guest requests to terminate session providing transaction ID. The system responds with termination.</w:t>
        </w:r>
      </w:ins>
    </w:p>
    <w:p w14:paraId="6CB44D18" w14:textId="77777777" w:rsidR="006A02F9" w:rsidRDefault="006A02F9" w:rsidP="006A02F9">
      <w:pPr>
        <w:pStyle w:val="NormalL2"/>
        <w:numPr>
          <w:ilvl w:val="0"/>
          <w:numId w:val="12"/>
        </w:numPr>
        <w:rPr>
          <w:ins w:id="79" w:author="Allen Rivas" w:date="2021-05-11T18:56:00Z"/>
        </w:rPr>
      </w:pPr>
      <w:ins w:id="80" w:author="Allen Rivas" w:date="2021-05-11T18:56:00Z">
        <w:r>
          <w:t>The guest decides to change arrival and departure dates.</w:t>
        </w:r>
      </w:ins>
    </w:p>
    <w:p w14:paraId="5BFE71B3" w14:textId="77777777" w:rsidR="006A02F9" w:rsidRDefault="006A02F9" w:rsidP="006A02F9">
      <w:pPr>
        <w:pStyle w:val="NormalL2"/>
        <w:numPr>
          <w:ilvl w:val="1"/>
          <w:numId w:val="12"/>
        </w:numPr>
        <w:rPr>
          <w:ins w:id="81" w:author="Allen Rivas" w:date="2021-05-11T18:56:00Z"/>
        </w:rPr>
      </w:pPr>
      <w:ins w:id="82" w:author="Allen Rivas" w:date="2021-05-11T18:56:00Z">
        <w:r>
          <w:t xml:space="preserve"> The guest requests to authenticate into the system providing name and password. The system responds with transaction ID.</w:t>
        </w:r>
      </w:ins>
    </w:p>
    <w:p w14:paraId="4B5CD417" w14:textId="77777777" w:rsidR="006A02F9" w:rsidRDefault="006A02F9" w:rsidP="006A02F9">
      <w:pPr>
        <w:pStyle w:val="NormalL2"/>
        <w:numPr>
          <w:ilvl w:val="1"/>
          <w:numId w:val="12"/>
        </w:numPr>
        <w:rPr>
          <w:ins w:id="83" w:author="Allen Rivas" w:date="2021-05-11T18:56:00Z"/>
        </w:rPr>
      </w:pPr>
      <w:ins w:id="84" w:author="Allen Rivas" w:date="2021-05-11T18:56:00Z">
        <w:r>
          <w:t>The guest requests reservation information by providing name, and confirmation number. The system responds with type of room, floor on which the room is on, and the room number.</w:t>
        </w:r>
      </w:ins>
    </w:p>
    <w:p w14:paraId="43415E0E" w14:textId="77777777" w:rsidR="006A02F9" w:rsidRDefault="006A02F9" w:rsidP="006A02F9">
      <w:pPr>
        <w:pStyle w:val="NormalL2"/>
        <w:numPr>
          <w:ilvl w:val="1"/>
          <w:numId w:val="12"/>
        </w:numPr>
        <w:rPr>
          <w:ins w:id="85" w:author="Allen Rivas" w:date="2021-05-11T18:56:00Z"/>
        </w:rPr>
      </w:pPr>
      <w:ins w:id="86" w:author="Allen Rivas" w:date="2021-05-11T18:56:00Z">
        <w:r>
          <w:t>The guest requests to change arrival and departure dates by providing name and confirmation number. The system responds with indication that the dates have been changed.</w:t>
        </w:r>
      </w:ins>
    </w:p>
    <w:p w14:paraId="3DC227E9" w14:textId="77777777" w:rsidR="006A02F9" w:rsidRDefault="006A02F9" w:rsidP="006A02F9">
      <w:pPr>
        <w:pStyle w:val="NormalL2"/>
        <w:numPr>
          <w:ilvl w:val="1"/>
          <w:numId w:val="12"/>
        </w:numPr>
        <w:rPr>
          <w:ins w:id="87" w:author="Allen Rivas" w:date="2021-05-11T18:56:00Z"/>
        </w:rPr>
      </w:pPr>
      <w:ins w:id="88" w:author="Allen Rivas" w:date="2021-05-11T18:56:00Z">
        <w:r>
          <w:t>The guest requests to terminate session providing transaction ID. The system responds with termination.</w:t>
        </w:r>
      </w:ins>
    </w:p>
    <w:p w14:paraId="7D7B4DF3" w14:textId="7E31D783" w:rsidR="00A44B0D" w:rsidDel="006A02F9" w:rsidRDefault="00A44B0D" w:rsidP="00A44B0D">
      <w:pPr>
        <w:pStyle w:val="NormalL2"/>
        <w:numPr>
          <w:ilvl w:val="0"/>
          <w:numId w:val="12"/>
        </w:numPr>
        <w:rPr>
          <w:del w:id="89" w:author="Allen Rivas" w:date="2021-05-11T18:56:00Z"/>
        </w:rPr>
      </w:pPr>
      <w:del w:id="90" w:author="Allen Rivas" w:date="2021-05-11T18:56:00Z">
        <w:r w:rsidDel="006A02F9">
          <w:delText xml:space="preserve">The guest </w:delText>
        </w:r>
        <w:r w:rsidR="00C056A9" w:rsidDel="006A02F9">
          <w:delText>decides</w:delText>
        </w:r>
        <w:r w:rsidDel="006A02F9">
          <w:delText xml:space="preserve"> to </w:delText>
        </w:r>
        <w:r w:rsidR="00534AD6" w:rsidDel="006A02F9">
          <w:delText>update</w:delText>
        </w:r>
        <w:r w:rsidDel="006A02F9">
          <w:delText xml:space="preserve"> reservation.</w:delText>
        </w:r>
        <w:bookmarkStart w:id="91" w:name="_Toc72081392"/>
        <w:bookmarkStart w:id="92" w:name="_Toc72081433"/>
        <w:bookmarkEnd w:id="91"/>
        <w:bookmarkEnd w:id="92"/>
      </w:del>
    </w:p>
    <w:p w14:paraId="3D58509C" w14:textId="1702327E" w:rsidR="00A44B0D" w:rsidDel="006A02F9" w:rsidRDefault="00A44B0D" w:rsidP="00A44B0D">
      <w:pPr>
        <w:pStyle w:val="NormalL2"/>
        <w:numPr>
          <w:ilvl w:val="1"/>
          <w:numId w:val="12"/>
        </w:numPr>
        <w:rPr>
          <w:del w:id="93" w:author="Allen Rivas" w:date="2021-05-11T18:56:00Z"/>
        </w:rPr>
      </w:pPr>
      <w:del w:id="94" w:author="Allen Rivas" w:date="2021-05-11T18:56:00Z">
        <w:r w:rsidDel="006A02F9">
          <w:delText>The guest requests to authenticate into the system providing username and password. The system responds with a “Welcome” message.</w:delText>
        </w:r>
        <w:bookmarkStart w:id="95" w:name="_Toc72081393"/>
        <w:bookmarkStart w:id="96" w:name="_Toc72081434"/>
        <w:bookmarkEnd w:id="95"/>
        <w:bookmarkEnd w:id="96"/>
      </w:del>
    </w:p>
    <w:p w14:paraId="62B2CF89" w14:textId="5B37B15F" w:rsidR="00A44B0D" w:rsidDel="006A02F9" w:rsidRDefault="00A44B0D" w:rsidP="00A44B0D">
      <w:pPr>
        <w:pStyle w:val="NormalL2"/>
        <w:numPr>
          <w:ilvl w:val="1"/>
          <w:numId w:val="12"/>
        </w:numPr>
        <w:rPr>
          <w:del w:id="97" w:author="Allen Rivas" w:date="2021-05-11T18:56:00Z"/>
        </w:rPr>
      </w:pPr>
      <w:del w:id="98" w:author="Allen Rivas" w:date="2021-05-11T18:56:00Z">
        <w:r w:rsidDel="006A02F9">
          <w:delText>The guest requests to cancel reservation made on specific room by providing username, and room number. The system responds with “Reservation has been canceled.”</w:delText>
        </w:r>
        <w:bookmarkStart w:id="99" w:name="_Toc72081394"/>
        <w:bookmarkStart w:id="100" w:name="_Toc72081435"/>
        <w:bookmarkEnd w:id="99"/>
        <w:bookmarkEnd w:id="100"/>
      </w:del>
    </w:p>
    <w:p w14:paraId="66DCBB5E" w14:textId="4793233A" w:rsidR="00A44B0D" w:rsidDel="006A02F9" w:rsidRDefault="00A44B0D" w:rsidP="00A44B0D">
      <w:pPr>
        <w:pStyle w:val="NormalL2"/>
        <w:numPr>
          <w:ilvl w:val="1"/>
          <w:numId w:val="12"/>
        </w:numPr>
        <w:rPr>
          <w:del w:id="101" w:author="Allen Rivas" w:date="2021-05-11T18:56:00Z"/>
        </w:rPr>
      </w:pPr>
      <w:del w:id="102" w:author="Allen Rivas" w:date="2021-05-11T18:56:00Z">
        <w:r w:rsidDel="006A02F9">
          <w:delText>The guest requests to terminate session. The system responds with “Goodbye” message.</w:delText>
        </w:r>
        <w:bookmarkStart w:id="103" w:name="_Toc72081395"/>
        <w:bookmarkStart w:id="104" w:name="_Toc72081436"/>
        <w:bookmarkEnd w:id="103"/>
        <w:bookmarkEnd w:id="104"/>
      </w:del>
    </w:p>
    <w:p w14:paraId="0F53CEE5" w14:textId="12BA48E5" w:rsidR="00534AD6" w:rsidDel="006A02F9" w:rsidRDefault="00534AD6" w:rsidP="00534AD6">
      <w:pPr>
        <w:pStyle w:val="NormalL2"/>
        <w:numPr>
          <w:ilvl w:val="0"/>
          <w:numId w:val="12"/>
        </w:numPr>
        <w:rPr>
          <w:del w:id="105" w:author="Allen Rivas" w:date="2021-05-11T18:56:00Z"/>
        </w:rPr>
      </w:pPr>
      <w:del w:id="106" w:author="Allen Rivas" w:date="2021-05-11T18:56:00Z">
        <w:r w:rsidDel="006A02F9">
          <w:delText>The guest decides to update room number.</w:delText>
        </w:r>
        <w:bookmarkStart w:id="107" w:name="_Toc72081396"/>
        <w:bookmarkStart w:id="108" w:name="_Toc72081437"/>
        <w:bookmarkEnd w:id="107"/>
        <w:bookmarkEnd w:id="108"/>
      </w:del>
    </w:p>
    <w:p w14:paraId="75840BCE" w14:textId="23C49CF4" w:rsidR="00534AD6" w:rsidDel="006A02F9" w:rsidRDefault="00534AD6" w:rsidP="00534AD6">
      <w:pPr>
        <w:pStyle w:val="NormalL2"/>
        <w:numPr>
          <w:ilvl w:val="1"/>
          <w:numId w:val="12"/>
        </w:numPr>
        <w:rPr>
          <w:del w:id="109" w:author="Allen Rivas" w:date="2021-05-11T18:56:00Z"/>
        </w:rPr>
      </w:pPr>
      <w:del w:id="110" w:author="Allen Rivas" w:date="2021-05-11T18:56:00Z">
        <w:r w:rsidDel="006A02F9">
          <w:delText xml:space="preserve"> The guest requests to authenticate into the system providing username and password. The system responds with a “Welcome” message.</w:delText>
        </w:r>
        <w:bookmarkStart w:id="111" w:name="_Toc72081397"/>
        <w:bookmarkStart w:id="112" w:name="_Toc72081438"/>
        <w:bookmarkEnd w:id="111"/>
        <w:bookmarkEnd w:id="112"/>
      </w:del>
    </w:p>
    <w:p w14:paraId="5B421F7E" w14:textId="7EC9D773" w:rsidR="00534AD6" w:rsidDel="006A02F9" w:rsidRDefault="00534AD6" w:rsidP="00534AD6">
      <w:pPr>
        <w:pStyle w:val="NormalL2"/>
        <w:numPr>
          <w:ilvl w:val="1"/>
          <w:numId w:val="12"/>
        </w:numPr>
        <w:rPr>
          <w:del w:id="113" w:author="Allen Rivas" w:date="2021-05-11T18:56:00Z"/>
        </w:rPr>
      </w:pPr>
      <w:del w:id="114" w:author="Allen Rivas" w:date="2021-05-11T18:56:00Z">
        <w:r w:rsidDel="006A02F9">
          <w:delText>The guests request to update room number by providing username, past room number, and new room number. The system responds with “Room number has been updated.”</w:delText>
        </w:r>
        <w:bookmarkStart w:id="115" w:name="_Toc72081398"/>
        <w:bookmarkStart w:id="116" w:name="_Toc72081439"/>
        <w:bookmarkEnd w:id="115"/>
        <w:bookmarkEnd w:id="116"/>
      </w:del>
    </w:p>
    <w:p w14:paraId="1BF31E0B" w14:textId="6CCE19CA" w:rsidR="00A151A5" w:rsidDel="006A02F9" w:rsidRDefault="00A151A5" w:rsidP="003A6214">
      <w:pPr>
        <w:pStyle w:val="NormalL2"/>
        <w:numPr>
          <w:ilvl w:val="1"/>
          <w:numId w:val="12"/>
        </w:numPr>
        <w:rPr>
          <w:del w:id="117" w:author="Allen Rivas" w:date="2021-05-11T18:56:00Z"/>
        </w:rPr>
      </w:pPr>
      <w:del w:id="118" w:author="Allen Rivas" w:date="2021-05-11T18:56:00Z">
        <w:r w:rsidDel="006A02F9">
          <w:delText>The guest requests to terminate session. The system responds with “Goodbye” message.</w:delText>
        </w:r>
        <w:bookmarkStart w:id="119" w:name="_Toc72081399"/>
        <w:bookmarkStart w:id="120" w:name="_Toc72081440"/>
        <w:bookmarkEnd w:id="119"/>
        <w:bookmarkEnd w:id="120"/>
      </w:del>
    </w:p>
    <w:p w14:paraId="2EECA37C" w14:textId="77777777" w:rsidR="007E7755" w:rsidRDefault="00BA74EE" w:rsidP="00BA74EE">
      <w:pPr>
        <w:pStyle w:val="Heading2"/>
      </w:pPr>
      <w:bookmarkStart w:id="121" w:name="_Toc72081441"/>
      <w:r w:rsidRPr="00BA74EE">
        <w:t>Special Requirements</w:t>
      </w:r>
      <w:bookmarkEnd w:id="121"/>
    </w:p>
    <w:p w14:paraId="0B63633E" w14:textId="42CE5F3A" w:rsidR="00AB11A4" w:rsidRDefault="002B58EC" w:rsidP="002B58EC">
      <w:pPr>
        <w:pStyle w:val="NormalL2"/>
      </w:pPr>
      <w:r>
        <w:t>Login authorization response within 15 seconds 95% of the time.</w:t>
      </w:r>
    </w:p>
    <w:p w14:paraId="558842F3" w14:textId="77777777" w:rsidR="007E7755" w:rsidRDefault="00AB11A4" w:rsidP="00AB11A4">
      <w:pPr>
        <w:pStyle w:val="Heading2"/>
      </w:pPr>
      <w:bookmarkStart w:id="122" w:name="_Toc72081442"/>
      <w:r>
        <w:t>Technology and Data Variations List</w:t>
      </w:r>
      <w:bookmarkEnd w:id="122"/>
    </w:p>
    <w:p w14:paraId="3D61023D" w14:textId="17FD0697" w:rsidR="008137D7" w:rsidRDefault="00714FA7" w:rsidP="008137D7">
      <w:pPr>
        <w:pStyle w:val="NormalL2"/>
        <w:numPr>
          <w:ilvl w:val="0"/>
          <w:numId w:val="13"/>
        </w:numPr>
      </w:pPr>
      <w:bookmarkStart w:id="123" w:name="_Hlk67386892"/>
      <w:r>
        <w:t xml:space="preserve">Login information entered by keyboard. </w:t>
      </w:r>
    </w:p>
    <w:p w14:paraId="44D71966" w14:textId="2A1225B7" w:rsidR="00AB11A4" w:rsidRDefault="00714FA7" w:rsidP="008137D7">
      <w:pPr>
        <w:pStyle w:val="NormalL2"/>
        <w:numPr>
          <w:ilvl w:val="0"/>
          <w:numId w:val="13"/>
        </w:numPr>
      </w:pPr>
      <w:r>
        <w:t xml:space="preserve">Credit/Debit information entered by keyboard. </w:t>
      </w:r>
    </w:p>
    <w:p w14:paraId="6B20D99C" w14:textId="77777777" w:rsidR="007E7755" w:rsidRDefault="00AB11A4" w:rsidP="00AB11A4">
      <w:pPr>
        <w:pStyle w:val="Heading2"/>
      </w:pPr>
      <w:bookmarkStart w:id="124" w:name="_Toc72081443"/>
      <w:bookmarkEnd w:id="123"/>
      <w:r w:rsidRPr="00AB11A4">
        <w:t>Frequency of Occurrence</w:t>
      </w:r>
      <w:bookmarkEnd w:id="124"/>
    </w:p>
    <w:p w14:paraId="5C596510" w14:textId="490B2FA1" w:rsidR="00186225" w:rsidRDefault="00186225" w:rsidP="00AB11A4">
      <w:pPr>
        <w:pStyle w:val="NormalL2"/>
        <w:rPr>
          <w:ins w:id="125" w:author="Allen Rivas" w:date="2021-05-14T07:25:00Z"/>
        </w:rPr>
      </w:pPr>
      <w:bookmarkStart w:id="126" w:name="_Hlk67387028"/>
      <w:ins w:id="127" w:author="Allen Rivas" w:date="2021-05-14T07:25:00Z">
        <w:r>
          <w:t xml:space="preserve">Frequency of </w:t>
        </w:r>
      </w:ins>
      <w:ins w:id="128" w:author="Allen Rivas" w:date="2021-05-14T07:26:00Z">
        <w:r w:rsidR="00340552">
          <w:t>o</w:t>
        </w:r>
      </w:ins>
      <w:ins w:id="129" w:author="Allen Rivas" w:date="2021-05-14T07:25:00Z">
        <w:r>
          <w:t xml:space="preserve">ccurrence would be at least 2,000 per day. </w:t>
        </w:r>
      </w:ins>
    </w:p>
    <w:p w14:paraId="7AE309BA" w14:textId="7F82EA09" w:rsidR="00AB11A4" w:rsidDel="00186225" w:rsidRDefault="00714FA7" w:rsidP="00AB11A4">
      <w:pPr>
        <w:pStyle w:val="NormalL2"/>
        <w:rPr>
          <w:del w:id="130" w:author="Allen Rivas" w:date="2021-05-14T07:25:00Z"/>
        </w:rPr>
      </w:pPr>
      <w:del w:id="131" w:author="Allen Rivas" w:date="2021-05-14T07:25:00Z">
        <w:r w:rsidDel="00186225">
          <w:delText xml:space="preserve">Continuous number of occurrences per continuous time period. </w:delText>
        </w:r>
        <w:bookmarkStart w:id="132" w:name="_Toc72081403"/>
        <w:bookmarkStart w:id="133" w:name="_Toc72081444"/>
        <w:bookmarkEnd w:id="132"/>
        <w:bookmarkEnd w:id="133"/>
      </w:del>
    </w:p>
    <w:p w14:paraId="3B55B127" w14:textId="77777777" w:rsidR="007E7755" w:rsidRDefault="00AB11A4" w:rsidP="00AB11A4">
      <w:pPr>
        <w:pStyle w:val="Heading2"/>
      </w:pPr>
      <w:bookmarkStart w:id="134" w:name="_Toc72081445"/>
      <w:bookmarkEnd w:id="126"/>
      <w:r w:rsidRPr="00AB11A4">
        <w:t>Miscellaneous</w:t>
      </w:r>
      <w:bookmarkEnd w:id="134"/>
    </w:p>
    <w:p w14:paraId="1064D2B1" w14:textId="559D9B62" w:rsidR="00AB11A4" w:rsidRPr="00AB11A4" w:rsidRDefault="00C44A09" w:rsidP="00AB11A4">
      <w:pPr>
        <w:pStyle w:val="NormalL2"/>
      </w:pPr>
      <w:bookmarkStart w:id="135" w:name="_Hlk67387034"/>
      <w:r>
        <w:t>Open issues on the system are, what customization is needed for different hotel businesses? Can the receptionist use the guest’s card information?</w:t>
      </w:r>
    </w:p>
    <w:p w14:paraId="06F0D418" w14:textId="252A2E12" w:rsidR="00C73210" w:rsidRDefault="00A85E6D" w:rsidP="00BB619C">
      <w:pPr>
        <w:pStyle w:val="Heading1"/>
        <w:pageBreakBefore/>
      </w:pPr>
      <w:bookmarkStart w:id="136" w:name="_Toc72081446"/>
      <w:bookmarkEnd w:id="135"/>
      <w:r>
        <w:lastRenderedPageBreak/>
        <w:t>System Sequence Diagrams</w:t>
      </w:r>
      <w:bookmarkEnd w:id="136"/>
    </w:p>
    <w:p w14:paraId="7B0F3F10" w14:textId="6AE0F669" w:rsidR="00A85E6D" w:rsidRDefault="006A2B43" w:rsidP="00A85E6D">
      <w:pPr>
        <w:pStyle w:val="Heading2"/>
      </w:pPr>
      <w:bookmarkStart w:id="137" w:name="_Toc72081447"/>
      <w:r>
        <w:t>Making Reservation</w:t>
      </w:r>
      <w:bookmarkEnd w:id="137"/>
    </w:p>
    <w:p w14:paraId="5CA37815" w14:textId="2F637BEC" w:rsidR="00A85E6D" w:rsidRDefault="00A85E6D" w:rsidP="00A85E6D">
      <w:pPr>
        <w:pStyle w:val="Heading3"/>
      </w:pPr>
      <w:bookmarkStart w:id="138" w:name="_Toc72081448"/>
      <w:r>
        <w:t>Scenario Description</w:t>
      </w:r>
      <w:bookmarkEnd w:id="138"/>
    </w:p>
    <w:p w14:paraId="1695D126" w14:textId="17F049DB" w:rsidR="00A85E6D" w:rsidRDefault="0017313C" w:rsidP="0017313C">
      <w:pPr>
        <w:pStyle w:val="NormalL2"/>
      </w:pPr>
      <w:r>
        <w:t xml:space="preserve">The guest will be making a reservation using the hotel room reservation system. The guest will login, search for a room with the specific criteria, reserve the room. Make a payment for the </w:t>
      </w:r>
      <w:r w:rsidR="00327CFE">
        <w:t>reservation and</w:t>
      </w:r>
      <w:r>
        <w:t xml:space="preserve"> terminate the login session.</w:t>
      </w:r>
    </w:p>
    <w:p w14:paraId="2F3220EE" w14:textId="0B1910AF" w:rsidR="00A85E6D" w:rsidRDefault="00A85E6D" w:rsidP="00A85E6D">
      <w:pPr>
        <w:pStyle w:val="Heading3"/>
      </w:pPr>
      <w:bookmarkStart w:id="139" w:name="_Toc72081449"/>
      <w:r>
        <w:t>System Sequence Diagram</w:t>
      </w:r>
      <w:bookmarkEnd w:id="139"/>
    </w:p>
    <w:p w14:paraId="5BA1B82E" w14:textId="686B8061" w:rsidR="00A85E6D" w:rsidRPr="00A85E6D" w:rsidRDefault="006A02F9" w:rsidP="00A85E6D">
      <w:pPr>
        <w:pStyle w:val="NormalL2"/>
      </w:pPr>
      <w:ins w:id="140" w:author="Allen Rivas" w:date="2021-05-11T18:57:00Z">
        <w:r>
          <w:rPr>
            <w:noProof/>
          </w:rPr>
          <w:drawing>
            <wp:inline distT="0" distB="0" distL="0" distR="0" wp14:anchorId="608453C0" wp14:editId="166F99EA">
              <wp:extent cx="6114392" cy="2999737"/>
              <wp:effectExtent l="0" t="0" r="1270" b="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23010" cy="30039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del w:id="141" w:author="Allen Rivas" w:date="2021-05-11T18:57:00Z">
        <w:r w:rsidR="00CA179C" w:rsidDel="006A02F9">
          <w:rPr>
            <w:noProof/>
          </w:rPr>
          <w:drawing>
            <wp:inline distT="0" distB="0" distL="0" distR="0" wp14:anchorId="63B49D86" wp14:editId="7F28EC37">
              <wp:extent cx="5749925" cy="4364990"/>
              <wp:effectExtent l="0" t="0" r="3175" b="0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49925" cy="4364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EB3D577" w14:textId="6B1E181E" w:rsidR="00A85E6D" w:rsidRDefault="006A2B43" w:rsidP="00BB619C">
      <w:pPr>
        <w:pStyle w:val="Heading2"/>
        <w:pageBreakBefore/>
      </w:pPr>
      <w:bookmarkStart w:id="142" w:name="_Toc72081450"/>
      <w:r>
        <w:lastRenderedPageBreak/>
        <w:t>Canceling Reservation</w:t>
      </w:r>
      <w:bookmarkEnd w:id="142"/>
    </w:p>
    <w:p w14:paraId="6DE340B5" w14:textId="77777777" w:rsidR="00A85E6D" w:rsidRDefault="00A85E6D" w:rsidP="00A85E6D">
      <w:pPr>
        <w:pStyle w:val="Heading3"/>
      </w:pPr>
      <w:bookmarkStart w:id="143" w:name="_Toc72081451"/>
      <w:r>
        <w:t>Scenario Description</w:t>
      </w:r>
      <w:bookmarkEnd w:id="143"/>
    </w:p>
    <w:p w14:paraId="42366042" w14:textId="31722F56" w:rsidR="00A85E6D" w:rsidRDefault="00CA179C" w:rsidP="00CA179C">
      <w:pPr>
        <w:pStyle w:val="NormalL2"/>
      </w:pPr>
      <w:r>
        <w:t xml:space="preserve">The guest will be canceling a reservation using the hotel room reservation system. The guest will login, search for their room and cancel the reservation. </w:t>
      </w:r>
      <w:r w:rsidR="003761B4">
        <w:t xml:space="preserve">The guest finally </w:t>
      </w:r>
      <w:r>
        <w:t>terminate</w:t>
      </w:r>
      <w:r w:rsidR="003761B4">
        <w:t>s</w:t>
      </w:r>
      <w:r>
        <w:t xml:space="preserve"> the login session.</w:t>
      </w:r>
    </w:p>
    <w:p w14:paraId="3B178B3C" w14:textId="1A2D7BBB" w:rsidR="00A85E6D" w:rsidRDefault="00A85E6D" w:rsidP="00A85E6D">
      <w:pPr>
        <w:pStyle w:val="Heading3"/>
      </w:pPr>
      <w:bookmarkStart w:id="144" w:name="_Toc72081452"/>
      <w:r>
        <w:t>System Sequence Diagram</w:t>
      </w:r>
      <w:bookmarkEnd w:id="144"/>
    </w:p>
    <w:p w14:paraId="11454CAC" w14:textId="1C20B358" w:rsidR="00A85E6D" w:rsidRPr="00A85E6D" w:rsidRDefault="006A02F9" w:rsidP="00A85E6D">
      <w:pPr>
        <w:pStyle w:val="NormalL2"/>
      </w:pPr>
      <w:ins w:id="145" w:author="Allen Rivas" w:date="2021-05-11T18:57:00Z">
        <w:r>
          <w:rPr>
            <w:noProof/>
          </w:rPr>
          <w:drawing>
            <wp:inline distT="0" distB="0" distL="0" distR="0" wp14:anchorId="551F6884" wp14:editId="79D8029D">
              <wp:extent cx="6342569" cy="3503060"/>
              <wp:effectExtent l="0" t="0" r="1270" b="2540"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352695" cy="350865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del w:id="146" w:author="Allen Rivas" w:date="2021-05-11T18:57:00Z">
        <w:r w:rsidR="00316972" w:rsidDel="006A02F9">
          <w:rPr>
            <w:noProof/>
          </w:rPr>
          <w:drawing>
            <wp:inline distT="0" distB="0" distL="0" distR="0" wp14:anchorId="537960CE" wp14:editId="2D8D0199">
              <wp:extent cx="4445000" cy="3401695"/>
              <wp:effectExtent l="0" t="0" r="0" b="8255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2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445000" cy="3401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984BDC9" w14:textId="77777777" w:rsidR="00A85E6D" w:rsidRPr="00A85E6D" w:rsidRDefault="00A85E6D" w:rsidP="001A314E">
      <w:pPr>
        <w:pStyle w:val="NormalL2"/>
        <w:ind w:left="0"/>
      </w:pPr>
    </w:p>
    <w:sectPr w:rsidR="00A85E6D" w:rsidRPr="00A85E6D" w:rsidSect="00372871">
      <w:headerReference w:type="default" r:id="rId26"/>
      <w:footerReference w:type="default" r:id="rId27"/>
      <w:type w:val="oddPage"/>
      <w:pgSz w:w="12240" w:h="15840"/>
      <w:pgMar w:top="720" w:right="720" w:bottom="720" w:left="720" w:header="360" w:footer="36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E54CA3" w14:textId="77777777" w:rsidR="0091002A" w:rsidRDefault="0091002A" w:rsidP="00D73986">
      <w:r>
        <w:separator/>
      </w:r>
    </w:p>
  </w:endnote>
  <w:endnote w:type="continuationSeparator" w:id="0">
    <w:p w14:paraId="3A818827" w14:textId="77777777" w:rsidR="0091002A" w:rsidRDefault="0091002A" w:rsidP="00D739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6337E" w14:textId="77777777" w:rsidR="00771691" w:rsidRDefault="0077169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778F1" w14:textId="77777777" w:rsidR="008137D7" w:rsidRDefault="008137D7" w:rsidP="00067A15">
    <w:pPr>
      <w:pStyle w:val="Footer"/>
      <w:pBdr>
        <w:top w:val="none" w:sz="0" w:space="0" w:color="auto"/>
      </w:pBd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D5CA83" w14:textId="77777777" w:rsidR="00771691" w:rsidRDefault="00771691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CA077" w14:textId="58E1EAE8" w:rsidR="008137D7" w:rsidRPr="00E11F13" w:rsidRDefault="008137D7" w:rsidP="007F7193">
    <w:pPr>
      <w:pStyle w:val="Footer"/>
      <w:pBdr>
        <w:top w:val="thickThinMediumGap" w:sz="4" w:space="1" w:color="auto"/>
      </w:pBdr>
    </w:pPr>
    <w:r w:rsidRPr="00E11F13">
      <w:fldChar w:fldCharType="begin"/>
    </w:r>
    <w:r w:rsidRPr="00E11F13">
      <w:instrText xml:space="preserve"> REF ProjectName \h  \* MERGEFORMAT </w:instrText>
    </w:r>
    <w:r w:rsidRPr="00E11F13">
      <w:fldChar w:fldCharType="separate"/>
    </w:r>
    <w:r w:rsidR="00771691">
      <w:t>Hotel Room Reservation System</w:t>
    </w:r>
    <w:r>
      <w:t xml:space="preserve"> </w:t>
    </w:r>
    <w:r w:rsidRPr="00E11F13">
      <w:fldChar w:fldCharType="end"/>
    </w:r>
    <w:r w:rsidRPr="00E11F13">
      <w:tab/>
    </w:r>
    <w:r w:rsidRPr="00E11F13">
      <w:tab/>
      <w:t xml:space="preserve">Page </w:t>
    </w:r>
    <w:r w:rsidRPr="00E11F13">
      <w:fldChar w:fldCharType="begin"/>
    </w:r>
    <w:r w:rsidRPr="00E11F13">
      <w:instrText xml:space="preserve"> PAGE  \* roman  \* MERGEFORMAT </w:instrText>
    </w:r>
    <w:r w:rsidRPr="00E11F13">
      <w:fldChar w:fldCharType="separate"/>
    </w:r>
    <w:r w:rsidRPr="00E11F13">
      <w:t>i</w:t>
    </w:r>
    <w:r w:rsidRPr="00E11F13">
      <w:fldChar w:fldCharType="end"/>
    </w:r>
    <w:r w:rsidRPr="00E11F13">
      <w:t xml:space="preserve"> of </w:t>
    </w:r>
    <w:r w:rsidR="0091002A">
      <w:fldChar w:fldCharType="begin"/>
    </w:r>
    <w:r w:rsidR="0091002A">
      <w:instrText xml:space="preserve"> SECTIONPAGES  \* roman  \* MERGEFORMAT </w:instrText>
    </w:r>
    <w:r w:rsidR="0091002A">
      <w:fldChar w:fldCharType="separate"/>
    </w:r>
    <w:r w:rsidR="002C02AA">
      <w:rPr>
        <w:noProof/>
      </w:rPr>
      <w:t>ii</w:t>
    </w:r>
    <w:r w:rsidR="0091002A">
      <w:rPr>
        <w:noProof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FDF29" w14:textId="1ECB793F" w:rsidR="008137D7" w:rsidRDefault="008137D7" w:rsidP="007F7193">
    <w:pPr>
      <w:pStyle w:val="Footer"/>
      <w:pBdr>
        <w:top w:val="thickThinMediumGap" w:sz="4" w:space="1" w:color="auto"/>
      </w:pBdr>
    </w:pPr>
    <w:r w:rsidRPr="007C6B90">
      <w:fldChar w:fldCharType="begin"/>
    </w:r>
    <w:r w:rsidRPr="007C6B90">
      <w:instrText xml:space="preserve"> REF ProjectName \h  \* MERGEFORMAT </w:instrText>
    </w:r>
    <w:r w:rsidRPr="007C6B90">
      <w:fldChar w:fldCharType="separate"/>
    </w:r>
    <w:r w:rsidR="00771691">
      <w:t>Hotel Room Reservation System</w:t>
    </w:r>
    <w:r>
      <w:t xml:space="preserve"> </w:t>
    </w:r>
    <w:r w:rsidRPr="007C6B90">
      <w:fldChar w:fldCharType="end"/>
    </w:r>
    <w:r w:rsidRPr="007C6B90">
      <w:tab/>
    </w:r>
    <w:r w:rsidRPr="007C6B90">
      <w:tab/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  <w:r w:rsidRPr="007C6B90">
      <w:t xml:space="preserve"> of </w:t>
    </w:r>
    <w:r>
      <w:fldChar w:fldCharType="begin"/>
    </w:r>
    <w:r>
      <w:instrText xml:space="preserve"> =</w:instrText>
    </w:r>
    <w:r w:rsidR="0091002A">
      <w:fldChar w:fldCharType="begin"/>
    </w:r>
    <w:r w:rsidR="0091002A">
      <w:instrText xml:space="preserve"> NUMPAGES   \* MERGEFORMAT </w:instrText>
    </w:r>
    <w:r w:rsidR="0091002A">
      <w:fldChar w:fldCharType="separate"/>
    </w:r>
    <w:r w:rsidR="002C02AA">
      <w:rPr>
        <w:noProof/>
      </w:rPr>
      <w:instrText>7</w:instrText>
    </w:r>
    <w:r w:rsidR="0091002A">
      <w:rPr>
        <w:noProof/>
      </w:rPr>
      <w:fldChar w:fldCharType="end"/>
    </w:r>
    <w:r>
      <w:instrText xml:space="preserve"> - </w:instrText>
    </w:r>
    <w:r w:rsidR="0091002A">
      <w:fldChar w:fldCharType="begin"/>
    </w:r>
    <w:r w:rsidR="0091002A">
      <w:instrText xml:space="preserve"> PAGEREF  EndOfTOC  \* MERGEFORMAT </w:instrText>
    </w:r>
    <w:r w:rsidR="0091002A">
      <w:fldChar w:fldCharType="separate"/>
    </w:r>
    <w:r w:rsidR="002C02AA">
      <w:rPr>
        <w:noProof/>
      </w:rPr>
      <w:instrText>2</w:instrText>
    </w:r>
    <w:r w:rsidR="0091002A">
      <w:rPr>
        <w:noProof/>
      </w:rPr>
      <w:fldChar w:fldCharType="end"/>
    </w:r>
    <w:r>
      <w:instrText xml:space="preserve"> - 1 </w:instrText>
    </w:r>
    <w:r>
      <w:fldChar w:fldCharType="separate"/>
    </w:r>
    <w:r w:rsidR="002C02AA"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88EEF" w14:textId="77777777" w:rsidR="0091002A" w:rsidRDefault="0091002A" w:rsidP="00D73986">
      <w:r>
        <w:separator/>
      </w:r>
    </w:p>
  </w:footnote>
  <w:footnote w:type="continuationSeparator" w:id="0">
    <w:p w14:paraId="41317EBD" w14:textId="77777777" w:rsidR="0091002A" w:rsidRDefault="0091002A" w:rsidP="00D739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6DD76" w14:textId="77777777" w:rsidR="00771691" w:rsidRDefault="0077169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FAA86" w14:textId="77777777" w:rsidR="008137D7" w:rsidRDefault="008137D7" w:rsidP="00067A15">
    <w:pPr>
      <w:pStyle w:val="Header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FBF74" w14:textId="77777777" w:rsidR="00771691" w:rsidRDefault="00771691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3C14E" w14:textId="77812D41" w:rsidR="008137D7" w:rsidRPr="00C237FA" w:rsidRDefault="008137D7" w:rsidP="00D73986">
    <w:pPr>
      <w:pStyle w:val="Header"/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>
      <w:t xml:space="preserve">Use Case Model – Annex 1 </w:t>
    </w:r>
    <w:r w:rsidRPr="00C237FA">
      <w:fldChar w:fldCharType="end"/>
    </w:r>
    <w:r>
      <w:t xml:space="preserve">: </w:t>
    </w:r>
    <w:r w:rsidR="00771691">
      <w:t>Reservation</w:t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ins w:id="6" w:author="Allen Rivas" w:date="2021-05-16T18:13:00Z">
      <w:r w:rsidR="009077B5">
        <w:rPr>
          <w:noProof/>
        </w:rPr>
        <w:t>Friday, May 14, 2021</w:t>
      </w:r>
    </w:ins>
    <w:del w:id="7" w:author="Allen Rivas" w:date="2021-05-14T07:09:00Z">
      <w:r w:rsidR="006A02F9" w:rsidDel="00AA0722">
        <w:rPr>
          <w:noProof/>
        </w:rPr>
        <w:delText>Tuesday, March 23, 2021</w:delText>
      </w:r>
    </w:del>
    <w:r w:rsidRPr="00C237FA">
      <w:fldChar w:fldCharType="end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E479F8" w14:textId="77777777" w:rsidR="008137D7" w:rsidRDefault="008137D7" w:rsidP="00D73986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E4DCF" w14:textId="3F4B622A" w:rsidR="008137D7" w:rsidRPr="00C237FA" w:rsidRDefault="008137D7" w:rsidP="00D73986">
    <w:pPr>
      <w:pStyle w:val="Header"/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>
      <w:t xml:space="preserve">Use Case Model – Annex 1 </w:t>
    </w:r>
    <w:r w:rsidRPr="00C237FA">
      <w:fldChar w:fldCharType="end"/>
    </w:r>
    <w:r>
      <w:t xml:space="preserve">: </w:t>
    </w:r>
    <w:r w:rsidR="00771691">
      <w:t>Reservation</w:t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ins w:id="147" w:author="Allen Rivas" w:date="2021-05-16T18:13:00Z">
      <w:r w:rsidR="009077B5">
        <w:rPr>
          <w:noProof/>
        </w:rPr>
        <w:t>Friday, May 14, 2021</w:t>
      </w:r>
    </w:ins>
    <w:del w:id="148" w:author="Allen Rivas" w:date="2021-05-14T07:09:00Z">
      <w:r w:rsidR="006A02F9" w:rsidDel="00AA0722">
        <w:rPr>
          <w:noProof/>
        </w:rPr>
        <w:delText>Tuesday, March 23, 2021</w:delText>
      </w:r>
    </w:del>
    <w:r w:rsidRPr="00C237FA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36356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B16775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4200CD"/>
    <w:multiLevelType w:val="multilevel"/>
    <w:tmpl w:val="AAB806E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C546AD1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357D20"/>
    <w:multiLevelType w:val="hybridMultilevel"/>
    <w:tmpl w:val="BBCAB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491369"/>
    <w:multiLevelType w:val="hybridMultilevel"/>
    <w:tmpl w:val="F3F45D4E"/>
    <w:lvl w:ilvl="0" w:tplc="B61282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EDCEA4BA">
      <w:start w:val="2"/>
      <w:numFmt w:val="bullet"/>
      <w:lvlText w:val="-"/>
      <w:lvlJc w:val="left"/>
      <w:pPr>
        <w:ind w:left="2700" w:hanging="360"/>
      </w:pPr>
      <w:rPr>
        <w:rFonts w:ascii="Calibri" w:eastAsiaTheme="minorHAnsi" w:hAnsi="Calibri" w:cs="Calibri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14614FB"/>
    <w:multiLevelType w:val="hybridMultilevel"/>
    <w:tmpl w:val="47A86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407469"/>
    <w:multiLevelType w:val="hybridMultilevel"/>
    <w:tmpl w:val="40EE7F8A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10069CE"/>
    <w:multiLevelType w:val="hybridMultilevel"/>
    <w:tmpl w:val="8CE2398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23B6741"/>
    <w:multiLevelType w:val="hybridMultilevel"/>
    <w:tmpl w:val="09ECFF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5A2642"/>
    <w:multiLevelType w:val="hybridMultilevel"/>
    <w:tmpl w:val="CF2C4B0C"/>
    <w:lvl w:ilvl="0" w:tplc="0409000F">
      <w:start w:val="1"/>
      <w:numFmt w:val="decimal"/>
      <w:lvlText w:val="%1."/>
      <w:lvlJc w:val="left"/>
      <w:pPr>
        <w:ind w:left="700" w:hanging="360"/>
      </w:pPr>
    </w:lvl>
    <w:lvl w:ilvl="1" w:tplc="04090019" w:tentative="1">
      <w:start w:val="1"/>
      <w:numFmt w:val="lowerLetter"/>
      <w:lvlText w:val="%2."/>
      <w:lvlJc w:val="left"/>
      <w:pPr>
        <w:ind w:left="1420" w:hanging="360"/>
      </w:pPr>
    </w:lvl>
    <w:lvl w:ilvl="2" w:tplc="0409001B" w:tentative="1">
      <w:start w:val="1"/>
      <w:numFmt w:val="lowerRoman"/>
      <w:lvlText w:val="%3."/>
      <w:lvlJc w:val="right"/>
      <w:pPr>
        <w:ind w:left="2140" w:hanging="180"/>
      </w:pPr>
    </w:lvl>
    <w:lvl w:ilvl="3" w:tplc="0409000F" w:tentative="1">
      <w:start w:val="1"/>
      <w:numFmt w:val="decimal"/>
      <w:lvlText w:val="%4."/>
      <w:lvlJc w:val="left"/>
      <w:pPr>
        <w:ind w:left="2860" w:hanging="360"/>
      </w:pPr>
    </w:lvl>
    <w:lvl w:ilvl="4" w:tplc="04090019" w:tentative="1">
      <w:start w:val="1"/>
      <w:numFmt w:val="lowerLetter"/>
      <w:lvlText w:val="%5."/>
      <w:lvlJc w:val="left"/>
      <w:pPr>
        <w:ind w:left="3580" w:hanging="360"/>
      </w:pPr>
    </w:lvl>
    <w:lvl w:ilvl="5" w:tplc="0409001B" w:tentative="1">
      <w:start w:val="1"/>
      <w:numFmt w:val="lowerRoman"/>
      <w:lvlText w:val="%6."/>
      <w:lvlJc w:val="right"/>
      <w:pPr>
        <w:ind w:left="4300" w:hanging="180"/>
      </w:pPr>
    </w:lvl>
    <w:lvl w:ilvl="6" w:tplc="0409000F" w:tentative="1">
      <w:start w:val="1"/>
      <w:numFmt w:val="decimal"/>
      <w:lvlText w:val="%7."/>
      <w:lvlJc w:val="left"/>
      <w:pPr>
        <w:ind w:left="5020" w:hanging="360"/>
      </w:pPr>
    </w:lvl>
    <w:lvl w:ilvl="7" w:tplc="04090019" w:tentative="1">
      <w:start w:val="1"/>
      <w:numFmt w:val="lowerLetter"/>
      <w:lvlText w:val="%8."/>
      <w:lvlJc w:val="left"/>
      <w:pPr>
        <w:ind w:left="5740" w:hanging="360"/>
      </w:pPr>
    </w:lvl>
    <w:lvl w:ilvl="8" w:tplc="040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1" w15:restartNumberingAfterBreak="0">
    <w:nsid w:val="60F151EB"/>
    <w:multiLevelType w:val="hybridMultilevel"/>
    <w:tmpl w:val="116CD204"/>
    <w:lvl w:ilvl="0" w:tplc="E7AAE7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2FA3F36"/>
    <w:multiLevelType w:val="hybridMultilevel"/>
    <w:tmpl w:val="9C0AA6E2"/>
    <w:lvl w:ilvl="0" w:tplc="73D63AE4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9"/>
  </w:num>
  <w:num w:numId="5">
    <w:abstractNumId w:val="1"/>
  </w:num>
  <w:num w:numId="6">
    <w:abstractNumId w:val="0"/>
  </w:num>
  <w:num w:numId="7">
    <w:abstractNumId w:val="10"/>
  </w:num>
  <w:num w:numId="8">
    <w:abstractNumId w:val="7"/>
  </w:num>
  <w:num w:numId="9">
    <w:abstractNumId w:val="12"/>
  </w:num>
  <w:num w:numId="10">
    <w:abstractNumId w:val="8"/>
  </w:num>
  <w:num w:numId="11">
    <w:abstractNumId w:val="3"/>
  </w:num>
  <w:num w:numId="12">
    <w:abstractNumId w:val="5"/>
  </w:num>
  <w:num w:numId="13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llen Rivas">
    <w15:presenceInfo w15:providerId="Windows Live" w15:userId="011d72a5cfb2d79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935"/>
    <w:rsid w:val="00021A91"/>
    <w:rsid w:val="000246CF"/>
    <w:rsid w:val="00067A15"/>
    <w:rsid w:val="000774C0"/>
    <w:rsid w:val="000C530D"/>
    <w:rsid w:val="000E24B8"/>
    <w:rsid w:val="000E790D"/>
    <w:rsid w:val="00116932"/>
    <w:rsid w:val="00126BCF"/>
    <w:rsid w:val="0013122B"/>
    <w:rsid w:val="001675F4"/>
    <w:rsid w:val="0017313C"/>
    <w:rsid w:val="00186225"/>
    <w:rsid w:val="001A314E"/>
    <w:rsid w:val="001E5FB9"/>
    <w:rsid w:val="00205B61"/>
    <w:rsid w:val="00257505"/>
    <w:rsid w:val="002B58EC"/>
    <w:rsid w:val="002C02AA"/>
    <w:rsid w:val="002D4BD4"/>
    <w:rsid w:val="002D5DF5"/>
    <w:rsid w:val="002E3212"/>
    <w:rsid w:val="00316972"/>
    <w:rsid w:val="00322491"/>
    <w:rsid w:val="00327CFE"/>
    <w:rsid w:val="00340552"/>
    <w:rsid w:val="00345094"/>
    <w:rsid w:val="00347A0C"/>
    <w:rsid w:val="00372871"/>
    <w:rsid w:val="003761B4"/>
    <w:rsid w:val="00382B19"/>
    <w:rsid w:val="00396D65"/>
    <w:rsid w:val="003A6214"/>
    <w:rsid w:val="003B1459"/>
    <w:rsid w:val="003D6E3D"/>
    <w:rsid w:val="0047298E"/>
    <w:rsid w:val="00476461"/>
    <w:rsid w:val="00483BF3"/>
    <w:rsid w:val="004931D0"/>
    <w:rsid w:val="004C00E5"/>
    <w:rsid w:val="004C3DF1"/>
    <w:rsid w:val="004D5A16"/>
    <w:rsid w:val="004F22BD"/>
    <w:rsid w:val="004F5406"/>
    <w:rsid w:val="00534AD6"/>
    <w:rsid w:val="00566D30"/>
    <w:rsid w:val="00575AAD"/>
    <w:rsid w:val="005C0CF6"/>
    <w:rsid w:val="005C2960"/>
    <w:rsid w:val="005E3965"/>
    <w:rsid w:val="00604E16"/>
    <w:rsid w:val="00617FFC"/>
    <w:rsid w:val="00621A7F"/>
    <w:rsid w:val="00656E0B"/>
    <w:rsid w:val="00665C74"/>
    <w:rsid w:val="006772E8"/>
    <w:rsid w:val="006815E2"/>
    <w:rsid w:val="00686996"/>
    <w:rsid w:val="00694C6A"/>
    <w:rsid w:val="006A02F9"/>
    <w:rsid w:val="006A2B43"/>
    <w:rsid w:val="006B498D"/>
    <w:rsid w:val="006B6E74"/>
    <w:rsid w:val="006C35E7"/>
    <w:rsid w:val="006D0DBA"/>
    <w:rsid w:val="006F7219"/>
    <w:rsid w:val="00714FA7"/>
    <w:rsid w:val="00755321"/>
    <w:rsid w:val="00760A8E"/>
    <w:rsid w:val="00771691"/>
    <w:rsid w:val="00781A94"/>
    <w:rsid w:val="007A3348"/>
    <w:rsid w:val="007B6A0E"/>
    <w:rsid w:val="007C2935"/>
    <w:rsid w:val="007C6B90"/>
    <w:rsid w:val="007E6647"/>
    <w:rsid w:val="007E7755"/>
    <w:rsid w:val="007F7193"/>
    <w:rsid w:val="00811B9D"/>
    <w:rsid w:val="008137D7"/>
    <w:rsid w:val="00817FE2"/>
    <w:rsid w:val="0084306B"/>
    <w:rsid w:val="008437A3"/>
    <w:rsid w:val="00845520"/>
    <w:rsid w:val="00857EAD"/>
    <w:rsid w:val="00866B44"/>
    <w:rsid w:val="00883982"/>
    <w:rsid w:val="008A3920"/>
    <w:rsid w:val="008B526A"/>
    <w:rsid w:val="008E4E0F"/>
    <w:rsid w:val="009077B5"/>
    <w:rsid w:val="0091002A"/>
    <w:rsid w:val="00921F78"/>
    <w:rsid w:val="00935BB7"/>
    <w:rsid w:val="009407A1"/>
    <w:rsid w:val="00946076"/>
    <w:rsid w:val="009735F5"/>
    <w:rsid w:val="009B577F"/>
    <w:rsid w:val="009D12CA"/>
    <w:rsid w:val="009D17B7"/>
    <w:rsid w:val="009E027C"/>
    <w:rsid w:val="00A011D0"/>
    <w:rsid w:val="00A151A5"/>
    <w:rsid w:val="00A2575F"/>
    <w:rsid w:val="00A32A2E"/>
    <w:rsid w:val="00A44B0D"/>
    <w:rsid w:val="00A61230"/>
    <w:rsid w:val="00A63D97"/>
    <w:rsid w:val="00A82140"/>
    <w:rsid w:val="00A85E6D"/>
    <w:rsid w:val="00AA0722"/>
    <w:rsid w:val="00AA538F"/>
    <w:rsid w:val="00AB00E9"/>
    <w:rsid w:val="00AB11A4"/>
    <w:rsid w:val="00AC473A"/>
    <w:rsid w:val="00AE454D"/>
    <w:rsid w:val="00AE78AD"/>
    <w:rsid w:val="00B1147C"/>
    <w:rsid w:val="00B72F17"/>
    <w:rsid w:val="00B93DBD"/>
    <w:rsid w:val="00BA74EE"/>
    <w:rsid w:val="00BB5443"/>
    <w:rsid w:val="00BB6068"/>
    <w:rsid w:val="00BB619C"/>
    <w:rsid w:val="00BC529A"/>
    <w:rsid w:val="00BE0AEB"/>
    <w:rsid w:val="00BE23E8"/>
    <w:rsid w:val="00BF31CF"/>
    <w:rsid w:val="00BF54F6"/>
    <w:rsid w:val="00C00102"/>
    <w:rsid w:val="00C037DA"/>
    <w:rsid w:val="00C056A9"/>
    <w:rsid w:val="00C161C0"/>
    <w:rsid w:val="00C16E2F"/>
    <w:rsid w:val="00C171B0"/>
    <w:rsid w:val="00C20764"/>
    <w:rsid w:val="00C237FA"/>
    <w:rsid w:val="00C44A09"/>
    <w:rsid w:val="00C53336"/>
    <w:rsid w:val="00C60461"/>
    <w:rsid w:val="00C73210"/>
    <w:rsid w:val="00CA179C"/>
    <w:rsid w:val="00CA7981"/>
    <w:rsid w:val="00CB2981"/>
    <w:rsid w:val="00CC17B0"/>
    <w:rsid w:val="00CC4516"/>
    <w:rsid w:val="00CD4E89"/>
    <w:rsid w:val="00D2139F"/>
    <w:rsid w:val="00D3282F"/>
    <w:rsid w:val="00D73986"/>
    <w:rsid w:val="00DA480A"/>
    <w:rsid w:val="00DB3A6F"/>
    <w:rsid w:val="00DB70B3"/>
    <w:rsid w:val="00DC6296"/>
    <w:rsid w:val="00E05FF5"/>
    <w:rsid w:val="00E11F13"/>
    <w:rsid w:val="00E23B71"/>
    <w:rsid w:val="00E331C0"/>
    <w:rsid w:val="00E46ECF"/>
    <w:rsid w:val="00E534CF"/>
    <w:rsid w:val="00E664C8"/>
    <w:rsid w:val="00E901C5"/>
    <w:rsid w:val="00E91ACB"/>
    <w:rsid w:val="00EA16FE"/>
    <w:rsid w:val="00EA412C"/>
    <w:rsid w:val="00EC7326"/>
    <w:rsid w:val="00EE7695"/>
    <w:rsid w:val="00EF4CFB"/>
    <w:rsid w:val="00F2135D"/>
    <w:rsid w:val="00F73A7B"/>
    <w:rsid w:val="00FC7841"/>
    <w:rsid w:val="00FE6391"/>
    <w:rsid w:val="00FF3DA5"/>
    <w:rsid w:val="00FF4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EA4193"/>
  <w14:defaultImageDpi w14:val="32767"/>
  <w15:chartTrackingRefBased/>
  <w15:docId w15:val="{35FB2A9A-A0A2-41E3-959E-696A59D2D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3986"/>
  </w:style>
  <w:style w:type="paragraph" w:styleId="Heading1">
    <w:name w:val="heading 1"/>
    <w:basedOn w:val="Normal"/>
    <w:next w:val="NormalL1"/>
    <w:link w:val="Heading1Char"/>
    <w:uiPriority w:val="9"/>
    <w:qFormat/>
    <w:rsid w:val="00CC17B0"/>
    <w:pPr>
      <w:keepNext/>
      <w:keepLines/>
      <w:numPr>
        <w:numId w:val="2"/>
      </w:numPr>
      <w:spacing w:before="36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L2"/>
    <w:link w:val="Heading2Char"/>
    <w:uiPriority w:val="9"/>
    <w:unhideWhenUsed/>
    <w:qFormat/>
    <w:rsid w:val="00BF31CF"/>
    <w:pPr>
      <w:keepNext/>
      <w:keepLines/>
      <w:numPr>
        <w:ilvl w:val="1"/>
        <w:numId w:val="2"/>
      </w:numPr>
      <w:spacing w:before="40" w:after="0"/>
      <w:ind w:left="720" w:hanging="7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L2"/>
    <w:link w:val="Heading3Char"/>
    <w:uiPriority w:val="9"/>
    <w:unhideWhenUsed/>
    <w:qFormat/>
    <w:rsid w:val="00921F78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L2"/>
    <w:link w:val="Heading4Char"/>
    <w:uiPriority w:val="9"/>
    <w:unhideWhenUsed/>
    <w:qFormat/>
    <w:rsid w:val="00921F7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921F7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1F7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1F7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1F7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1F7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664C8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4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C237FA"/>
    <w:pPr>
      <w:pBdr>
        <w:bottom w:val="thickThinMediumGap" w:sz="4" w:space="1" w:color="auto"/>
      </w:pBdr>
      <w:tabs>
        <w:tab w:val="center" w:pos="5400"/>
        <w:tab w:val="right" w:pos="10800"/>
      </w:tabs>
      <w:spacing w:after="120" w:line="240" w:lineRule="auto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237FA"/>
    <w:rPr>
      <w:sz w:val="18"/>
      <w:szCs w:val="18"/>
    </w:rPr>
  </w:style>
  <w:style w:type="paragraph" w:styleId="Footer">
    <w:name w:val="footer"/>
    <w:basedOn w:val="Header"/>
    <w:link w:val="FooterChar"/>
    <w:uiPriority w:val="99"/>
    <w:unhideWhenUsed/>
    <w:rsid w:val="00E11F13"/>
    <w:pPr>
      <w:pBdr>
        <w:top w:val="thickThinMediumGap" w:sz="8" w:space="1" w:color="auto"/>
        <w:bottom w:val="none" w:sz="0" w:space="0" w:color="auto"/>
      </w:pBdr>
      <w:spacing w:before="120" w:after="0"/>
    </w:pPr>
  </w:style>
  <w:style w:type="character" w:customStyle="1" w:styleId="FooterChar">
    <w:name w:val="Footer Char"/>
    <w:basedOn w:val="DefaultParagraphFont"/>
    <w:link w:val="Footer"/>
    <w:uiPriority w:val="99"/>
    <w:rsid w:val="00E11F13"/>
    <w:rPr>
      <w:sz w:val="18"/>
      <w:szCs w:val="18"/>
    </w:rPr>
  </w:style>
  <w:style w:type="table" w:styleId="TableGrid">
    <w:name w:val="Table Grid"/>
    <w:basedOn w:val="TableNormal"/>
    <w:uiPriority w:val="39"/>
    <w:rsid w:val="00EC73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rsid w:val="00760A8E"/>
    <w:pPr>
      <w:spacing w:after="240" w:line="240" w:lineRule="auto"/>
      <w:ind w:left="720"/>
      <w:contextualSpacing/>
      <w:jc w:val="both"/>
    </w:pPr>
    <w:rPr>
      <w:rFonts w:ascii="Calibri" w:eastAsia="Garamond" w:hAnsi="Calibri" w:cs="Calibri"/>
      <w:lang w:val="en"/>
    </w:rPr>
  </w:style>
  <w:style w:type="character" w:styleId="Hyperlink">
    <w:name w:val="Hyperlink"/>
    <w:basedOn w:val="DefaultParagraphFont"/>
    <w:uiPriority w:val="99"/>
    <w:unhideWhenUsed/>
    <w:rsid w:val="00575A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5AAD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BF31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C17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21F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21F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1F7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1F7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1F7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1F7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1F7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rsid w:val="00C20764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uiPriority w:val="39"/>
    <w:unhideWhenUsed/>
    <w:rsid w:val="008437A3"/>
    <w:pPr>
      <w:tabs>
        <w:tab w:val="left" w:pos="540"/>
        <w:tab w:val="right" w:leader="dot" w:pos="10790"/>
      </w:tabs>
      <w:spacing w:before="360" w:after="100"/>
    </w:pPr>
    <w:rPr>
      <w:noProof/>
      <w:sz w:val="28"/>
    </w:rPr>
  </w:style>
  <w:style w:type="paragraph" w:styleId="TOC2">
    <w:name w:val="toc 2"/>
    <w:basedOn w:val="Normal"/>
    <w:next w:val="Normal"/>
    <w:uiPriority w:val="39"/>
    <w:unhideWhenUsed/>
    <w:rsid w:val="009735F5"/>
    <w:pPr>
      <w:tabs>
        <w:tab w:val="left" w:pos="1080"/>
        <w:tab w:val="right" w:leader="dot" w:pos="10790"/>
      </w:tabs>
      <w:spacing w:after="100"/>
      <w:ind w:left="540"/>
    </w:pPr>
  </w:style>
  <w:style w:type="character" w:styleId="CommentReference">
    <w:name w:val="annotation reference"/>
    <w:basedOn w:val="DefaultParagraphFont"/>
    <w:uiPriority w:val="99"/>
    <w:semiHidden/>
    <w:unhideWhenUsed/>
    <w:rsid w:val="00EE76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E76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E769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76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769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76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7695"/>
    <w:rPr>
      <w:rFonts w:ascii="Segoe UI" w:hAnsi="Segoe UI" w:cs="Segoe UI"/>
      <w:sz w:val="18"/>
      <w:szCs w:val="18"/>
    </w:rPr>
  </w:style>
  <w:style w:type="paragraph" w:styleId="TOC3">
    <w:name w:val="toc 3"/>
    <w:basedOn w:val="Normal"/>
    <w:next w:val="Normal"/>
    <w:uiPriority w:val="39"/>
    <w:unhideWhenUsed/>
    <w:rsid w:val="00F2135D"/>
    <w:pPr>
      <w:tabs>
        <w:tab w:val="left" w:pos="1620"/>
        <w:tab w:val="right" w:leader="dot" w:pos="10790"/>
      </w:tabs>
      <w:spacing w:after="100"/>
      <w:ind w:left="1080"/>
    </w:pPr>
  </w:style>
  <w:style w:type="paragraph" w:styleId="TOC4">
    <w:name w:val="toc 4"/>
    <w:basedOn w:val="Normal"/>
    <w:next w:val="Normal"/>
    <w:uiPriority w:val="39"/>
    <w:unhideWhenUsed/>
    <w:rsid w:val="00F2135D"/>
    <w:pPr>
      <w:tabs>
        <w:tab w:val="left" w:pos="2160"/>
        <w:tab w:val="right" w:leader="dot" w:pos="10790"/>
      </w:tabs>
      <w:spacing w:after="100"/>
      <w:ind w:left="1620"/>
    </w:pPr>
  </w:style>
  <w:style w:type="paragraph" w:customStyle="1" w:styleId="NormalL1">
    <w:name w:val="Normal L1"/>
    <w:basedOn w:val="Normal"/>
    <w:link w:val="NormalL1Char"/>
    <w:qFormat/>
    <w:rsid w:val="007A3348"/>
    <w:pPr>
      <w:ind w:left="432"/>
    </w:pPr>
  </w:style>
  <w:style w:type="paragraph" w:customStyle="1" w:styleId="NormalL2">
    <w:name w:val="Normal L2"/>
    <w:basedOn w:val="Normal"/>
    <w:link w:val="NormalL2Char"/>
    <w:qFormat/>
    <w:rsid w:val="00BF31CF"/>
    <w:pPr>
      <w:ind w:left="720"/>
    </w:pPr>
  </w:style>
  <w:style w:type="character" w:customStyle="1" w:styleId="NormalL1Char">
    <w:name w:val="Normal L1 Char"/>
    <w:basedOn w:val="DefaultParagraphFont"/>
    <w:link w:val="NormalL1"/>
    <w:rsid w:val="007A3348"/>
  </w:style>
  <w:style w:type="character" w:customStyle="1" w:styleId="NormalL2Char">
    <w:name w:val="Normal L2 Char"/>
    <w:basedOn w:val="DefaultParagraphFont"/>
    <w:link w:val="NormalL2"/>
    <w:rsid w:val="00BF31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header" Target="header6.xml"/><Relationship Id="rId3" Type="http://schemas.openxmlformats.org/officeDocument/2006/relationships/styles" Target="styles.xml"/><Relationship Id="rId21" Type="http://schemas.openxmlformats.org/officeDocument/2006/relationships/header" Target="header5.xml"/><Relationship Id="rId7" Type="http://schemas.openxmlformats.org/officeDocument/2006/relationships/endnotes" Target="endnotes.xml"/><Relationship Id="rId12" Type="http://schemas.openxmlformats.org/officeDocument/2006/relationships/hyperlink" Target="mailto:allen.rrivas30@csu.fullerton.edu" TargetMode="External"/><Relationship Id="rId17" Type="http://schemas.openxmlformats.org/officeDocument/2006/relationships/header" Target="header3.xml"/><Relationship Id="rId25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footer" Target="footer4.xml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7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6.jpeg"/><Relationship Id="rId28" Type="http://schemas.openxmlformats.org/officeDocument/2006/relationships/fontTable" Target="fontTable.xml"/><Relationship Id="rId10" Type="http://schemas.openxmlformats.org/officeDocument/2006/relationships/image" Target="media/image3.svg"/><Relationship Id="rId19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openxmlformats.org/officeDocument/2006/relationships/image" Target="media/image5.jpeg"/><Relationship Id="rId27" Type="http://schemas.openxmlformats.org/officeDocument/2006/relationships/footer" Target="footer5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48047B-2912-447A-A2F7-5AE441625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7</Pages>
  <Words>1340</Words>
  <Characters>7641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Bettens</dc:creator>
  <cp:keywords/>
  <dc:description/>
  <cp:lastModifiedBy>Allen Rivas</cp:lastModifiedBy>
  <cp:revision>165</cp:revision>
  <cp:lastPrinted>2020-09-05T18:52:00Z</cp:lastPrinted>
  <dcterms:created xsi:type="dcterms:W3CDTF">2020-09-04T22:31:00Z</dcterms:created>
  <dcterms:modified xsi:type="dcterms:W3CDTF">2021-05-17T01:16:00Z</dcterms:modified>
</cp:coreProperties>
</file>