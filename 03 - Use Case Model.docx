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8462E1" w14:textId="77777777" w:rsidR="004C00E5" w:rsidRPr="00E664C8" w:rsidRDefault="004C00E5" w:rsidP="00D73986">
      <w:pPr>
        <w:pStyle w:val="Title"/>
      </w:pPr>
      <w:r w:rsidRPr="00E664C8">
        <w:t>California State University Fullerton</w:t>
      </w:r>
    </w:p>
    <w:p w14:paraId="4B9C3083" w14:textId="6CAD8239" w:rsidR="004C00E5" w:rsidRDefault="004C00E5" w:rsidP="00D73986">
      <w:pPr>
        <w:pStyle w:val="Title"/>
      </w:pPr>
      <w:r w:rsidRPr="004C00E5">
        <w:t>CPSC 462</w:t>
      </w:r>
    </w:p>
    <w:p w14:paraId="5769B1CD" w14:textId="0CD6F14C" w:rsidR="004C00E5" w:rsidRPr="004C00E5" w:rsidRDefault="004C00E5" w:rsidP="00D73986">
      <w:pPr>
        <w:pStyle w:val="Title"/>
      </w:pPr>
      <w:r w:rsidRPr="00FE3DE7">
        <w:rPr>
          <w:rFonts w:eastAsia="Calibri"/>
          <w:noProof/>
        </w:rPr>
        <w:drawing>
          <wp:inline distT="114300" distB="114300" distL="114300" distR="114300" wp14:anchorId="2CF3B2B3" wp14:editId="1C1B3873">
            <wp:extent cx="1200150" cy="12001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200150" cy="1200150"/>
                    </a:xfrm>
                    <a:prstGeom prst="rect">
                      <a:avLst/>
                    </a:prstGeom>
                    <a:ln/>
                  </pic:spPr>
                </pic:pic>
              </a:graphicData>
            </a:graphic>
          </wp:inline>
        </w:drawing>
      </w:r>
    </w:p>
    <w:p w14:paraId="5A9AD8D1" w14:textId="0FDA7A8D" w:rsidR="00CD4E89" w:rsidRPr="004C00E5" w:rsidRDefault="004C00E5" w:rsidP="00D73986">
      <w:pPr>
        <w:pStyle w:val="Title"/>
      </w:pPr>
      <w:r w:rsidRPr="004C00E5">
        <w:t>Object Oriented Software Design</w:t>
      </w:r>
    </w:p>
    <w:p w14:paraId="69AAF16A" w14:textId="2EED5694" w:rsidR="004C00E5" w:rsidRDefault="00C73210" w:rsidP="00D73986">
      <w:pPr>
        <w:pStyle w:val="Title"/>
      </w:pPr>
      <w:bookmarkStart w:id="0" w:name="DocumentTitle"/>
      <w:r>
        <w:t>Use Case Model</w:t>
      </w:r>
      <w:r w:rsidR="00EA16FE">
        <w:t xml:space="preserve"> </w:t>
      </w:r>
      <w:bookmarkEnd w:id="0"/>
    </w:p>
    <w:p w14:paraId="66816C2B" w14:textId="2FD8ED73" w:rsidR="00EC7326" w:rsidRPr="00EC7326" w:rsidRDefault="004931D0" w:rsidP="00D73986">
      <w:pPr>
        <w:pStyle w:val="Title"/>
      </w:pPr>
      <w:r>
        <w:t>f</w:t>
      </w:r>
      <w:r w:rsidR="00EC7326" w:rsidRPr="00EC7326">
        <w:t>or the</w:t>
      </w:r>
    </w:p>
    <w:p w14:paraId="288E5FC1" w14:textId="4AB313CD" w:rsidR="00A82140" w:rsidRDefault="00204404" w:rsidP="00D73986">
      <w:pPr>
        <w:pStyle w:val="Title"/>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1" w:author="Allen Rivas" w:date="2021-05-11T18:53:00Z">
        <w:r>
          <w:rPr>
            <w:noProof/>
          </w:rPr>
          <w:drawing>
            <wp:inline distT="0" distB="0" distL="0" distR="0" wp14:anchorId="00E91DF2" wp14:editId="0A2E7C92">
              <wp:extent cx="1791092" cy="1791092"/>
              <wp:effectExtent l="0" t="0" r="0" b="0"/>
              <wp:docPr id="14" name="Graphic 14" descr="Sleep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Sleep with solid fill"/>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819993" cy="1819993"/>
                      </a:xfrm>
                      <a:prstGeom prst="rect">
                        <a:avLst/>
                      </a:prstGeom>
                    </pic:spPr>
                  </pic:pic>
                </a:graphicData>
              </a:graphic>
            </wp:inline>
          </w:drawing>
        </w:r>
      </w:ins>
      <w:del w:id="2" w:author="Allen Rivas" w:date="2021-05-11T18:53:00Z">
        <w:r w:rsidR="00A82140" w:rsidDel="00204404">
          <w:rPr>
            <w:noProof/>
          </w:rPr>
          <w:drawing>
            <wp:inline distT="0" distB="0" distL="0" distR="0" wp14:anchorId="591BB13B" wp14:editId="530B71D1">
              <wp:extent cx="2164080" cy="1357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4080" cy="1357630"/>
                      </a:xfrm>
                      <a:prstGeom prst="rect">
                        <a:avLst/>
                      </a:prstGeom>
                      <a:noFill/>
                    </pic:spPr>
                  </pic:pic>
                </a:graphicData>
              </a:graphic>
            </wp:inline>
          </w:drawing>
        </w:r>
      </w:del>
    </w:p>
    <w:p w14:paraId="606880A5" w14:textId="3383ADF4" w:rsidR="00EC7326" w:rsidRDefault="00A15D9C" w:rsidP="00D73986">
      <w:pPr>
        <w:pStyle w:val="Title"/>
      </w:pPr>
      <w:r>
        <w:t>Hotel Room Reservation</w:t>
      </w:r>
    </w:p>
    <w:p w14:paraId="5BA7DA9D" w14:textId="2431F917" w:rsidR="008E4E0F" w:rsidRPr="008E4E0F" w:rsidRDefault="008E4E0F" w:rsidP="00D73986">
      <w:pPr>
        <w:pStyle w:val="Title"/>
      </w:pPr>
      <w:r w:rsidRPr="008E4E0F">
        <w:t>System</w:t>
      </w:r>
    </w:p>
    <w:p w14:paraId="01E4935C" w14:textId="59248E4B" w:rsidR="004931D0" w:rsidRPr="004931D0" w:rsidRDefault="004931D0" w:rsidP="00D73986">
      <w:pPr>
        <w:pStyle w:val="Title"/>
      </w:pPr>
    </w:p>
    <w:tbl>
      <w:tblPr>
        <w:tblStyle w:val="TableGrid"/>
        <w:tblpPr w:leftFromText="187" w:rightFromText="187" w:horzAnchor="margin" w:tblpXSpec="center" w:tblpYSpec="bottom"/>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1"/>
        <w:gridCol w:w="3740"/>
        <w:gridCol w:w="3529"/>
      </w:tblGrid>
      <w:tr w:rsidR="00575AAD" w14:paraId="5D76B5A5" w14:textId="77777777" w:rsidTr="00946076">
        <w:trPr>
          <w:cantSplit/>
        </w:trPr>
        <w:tc>
          <w:tcPr>
            <w:tcW w:w="3118" w:type="dxa"/>
          </w:tcPr>
          <w:p w14:paraId="200628CC" w14:textId="324E1B25" w:rsidR="00575AAD" w:rsidRPr="00A011D0" w:rsidRDefault="00575AAD" w:rsidP="00A011D0">
            <w:pPr>
              <w:rPr>
                <w:b/>
                <w:bCs/>
              </w:rPr>
            </w:pPr>
          </w:p>
        </w:tc>
        <w:tc>
          <w:tcPr>
            <w:tcW w:w="3116" w:type="dxa"/>
          </w:tcPr>
          <w:p w14:paraId="2757CD96" w14:textId="28DFE60D" w:rsidR="00575AAD" w:rsidRPr="00A011D0" w:rsidRDefault="00A15D9C" w:rsidP="00A011D0">
            <w:pPr>
              <w:rPr>
                <w:b/>
                <w:bCs/>
              </w:rPr>
            </w:pPr>
            <w:r>
              <w:rPr>
                <w:b/>
                <w:bCs/>
              </w:rPr>
              <w:t>Allen Rivas</w:t>
            </w:r>
          </w:p>
        </w:tc>
        <w:tc>
          <w:tcPr>
            <w:tcW w:w="3116" w:type="dxa"/>
          </w:tcPr>
          <w:p w14:paraId="6E76C529" w14:textId="2D5AFD69" w:rsidR="00575AAD" w:rsidRPr="00A011D0" w:rsidRDefault="00575AAD" w:rsidP="00A011D0">
            <w:pPr>
              <w:rPr>
                <w:b/>
                <w:bCs/>
              </w:rPr>
            </w:pPr>
          </w:p>
        </w:tc>
      </w:tr>
      <w:tr w:rsidR="00575AAD" w14:paraId="34AA4C19" w14:textId="77777777" w:rsidTr="00946076">
        <w:trPr>
          <w:cantSplit/>
        </w:trPr>
        <w:tc>
          <w:tcPr>
            <w:tcW w:w="3118" w:type="dxa"/>
          </w:tcPr>
          <w:p w14:paraId="2E236F9B" w14:textId="797423F1" w:rsidR="00575AAD" w:rsidRDefault="00575AAD" w:rsidP="00946076">
            <w:pPr>
              <w:ind w:left="164"/>
            </w:pPr>
          </w:p>
        </w:tc>
        <w:tc>
          <w:tcPr>
            <w:tcW w:w="3116" w:type="dxa"/>
          </w:tcPr>
          <w:p w14:paraId="207D6008" w14:textId="746B9B13" w:rsidR="00575AAD" w:rsidRDefault="00A15D9C" w:rsidP="00946076">
            <w:pPr>
              <w:ind w:left="164"/>
            </w:pPr>
            <w:r>
              <w:t>Chief Technical Officer</w:t>
            </w:r>
            <w:r w:rsidR="00D274E3">
              <w:t xml:space="preserve"> (CTO)</w:t>
            </w:r>
          </w:p>
        </w:tc>
        <w:tc>
          <w:tcPr>
            <w:tcW w:w="3116" w:type="dxa"/>
          </w:tcPr>
          <w:p w14:paraId="04D9DAC4" w14:textId="16B8716D" w:rsidR="00575AAD" w:rsidRDefault="00575AAD" w:rsidP="00946076">
            <w:pPr>
              <w:ind w:left="164"/>
            </w:pPr>
          </w:p>
        </w:tc>
      </w:tr>
      <w:tr w:rsidR="00575AAD" w14:paraId="6DEBAC48" w14:textId="77777777" w:rsidTr="00946076">
        <w:trPr>
          <w:cantSplit/>
        </w:trPr>
        <w:tc>
          <w:tcPr>
            <w:tcW w:w="3118" w:type="dxa"/>
          </w:tcPr>
          <w:p w14:paraId="04362C15" w14:textId="7793DC05" w:rsidR="00575AAD" w:rsidRDefault="00575AAD" w:rsidP="00946076">
            <w:pPr>
              <w:ind w:left="164"/>
            </w:pPr>
          </w:p>
        </w:tc>
        <w:tc>
          <w:tcPr>
            <w:tcW w:w="3116" w:type="dxa"/>
          </w:tcPr>
          <w:p w14:paraId="2D45E2AB" w14:textId="0967C3F3" w:rsidR="00575AAD" w:rsidRDefault="000E10E4" w:rsidP="00946076">
            <w:pPr>
              <w:ind w:left="164"/>
            </w:pPr>
            <w:hyperlink r:id="rId12" w:history="1">
              <w:r w:rsidR="00A15D9C" w:rsidRPr="00CB16D5">
                <w:rPr>
                  <w:rStyle w:val="Hyperlink"/>
                </w:rPr>
                <w:t>allen.rrivas30@csu.fullerton.edu</w:t>
              </w:r>
            </w:hyperlink>
          </w:p>
        </w:tc>
        <w:tc>
          <w:tcPr>
            <w:tcW w:w="3116" w:type="dxa"/>
          </w:tcPr>
          <w:p w14:paraId="6D158712" w14:textId="3CE412A1" w:rsidR="00575AAD" w:rsidRDefault="00575AAD" w:rsidP="00946076">
            <w:pPr>
              <w:ind w:left="164"/>
            </w:pPr>
          </w:p>
        </w:tc>
      </w:tr>
    </w:tbl>
    <w:p w14:paraId="7163C404" w14:textId="77777777" w:rsidR="00FE6391" w:rsidRDefault="00FE6391" w:rsidP="00D73986">
      <w:pPr>
        <w:sectPr w:rsidR="00FE6391" w:rsidSect="00FE6391">
          <w:headerReference w:type="even" r:id="rId13"/>
          <w:headerReference w:type="default" r:id="rId14"/>
          <w:footerReference w:type="even" r:id="rId15"/>
          <w:footerReference w:type="default" r:id="rId16"/>
          <w:headerReference w:type="first" r:id="rId17"/>
          <w:footerReference w:type="first" r:id="rId18"/>
          <w:pgSz w:w="12240" w:h="15840" w:code="1"/>
          <w:pgMar w:top="720" w:right="720" w:bottom="720" w:left="720" w:header="360" w:footer="360" w:gutter="0"/>
          <w:cols w:space="720"/>
          <w:docGrid w:linePitch="360"/>
        </w:sectPr>
      </w:pPr>
    </w:p>
    <w:p w14:paraId="38D1D199" w14:textId="1487A28F" w:rsidR="004C00E5" w:rsidRDefault="00E91ACB" w:rsidP="00D73986">
      <w:r>
        <w:lastRenderedPageBreak/>
        <w:t xml:space="preserve">Revision History: </w:t>
      </w:r>
    </w:p>
    <w:tbl>
      <w:tblPr>
        <w:tblStyle w:val="TableGrid"/>
        <w:tblW w:w="5000" w:type="pct"/>
        <w:tblLook w:val="0620" w:firstRow="1" w:lastRow="0" w:firstColumn="0" w:lastColumn="0" w:noHBand="1" w:noVBand="1"/>
      </w:tblPr>
      <w:tblGrid>
        <w:gridCol w:w="915"/>
        <w:gridCol w:w="1871"/>
        <w:gridCol w:w="6390"/>
        <w:gridCol w:w="1614"/>
      </w:tblGrid>
      <w:tr w:rsidR="00760A8E" w14:paraId="238C2188" w14:textId="77777777" w:rsidTr="007D428C">
        <w:trPr>
          <w:tblHeader/>
        </w:trPr>
        <w:tc>
          <w:tcPr>
            <w:tcW w:w="0" w:type="auto"/>
            <w:shd w:val="clear" w:color="auto" w:fill="D9D9D9" w:themeFill="background1" w:themeFillShade="D9"/>
            <w:vAlign w:val="bottom"/>
          </w:tcPr>
          <w:p w14:paraId="28D73B5F" w14:textId="77777777" w:rsidR="00760A8E" w:rsidRPr="00D535DD" w:rsidRDefault="00760A8E" w:rsidP="00D73986">
            <w:r w:rsidRPr="00D535DD">
              <w:t>Version</w:t>
            </w:r>
          </w:p>
        </w:tc>
        <w:tc>
          <w:tcPr>
            <w:tcW w:w="867" w:type="pct"/>
            <w:shd w:val="clear" w:color="auto" w:fill="D9D9D9" w:themeFill="background1" w:themeFillShade="D9"/>
            <w:vAlign w:val="bottom"/>
          </w:tcPr>
          <w:p w14:paraId="640D77B6" w14:textId="77777777" w:rsidR="00760A8E" w:rsidRPr="00D535DD" w:rsidRDefault="00760A8E" w:rsidP="00D73986">
            <w:r w:rsidRPr="00D535DD">
              <w:t>Date</w:t>
            </w:r>
          </w:p>
        </w:tc>
        <w:tc>
          <w:tcPr>
            <w:tcW w:w="2961" w:type="pct"/>
            <w:shd w:val="clear" w:color="auto" w:fill="D9D9D9" w:themeFill="background1" w:themeFillShade="D9"/>
            <w:vAlign w:val="bottom"/>
          </w:tcPr>
          <w:p w14:paraId="73B676E7" w14:textId="77777777" w:rsidR="00760A8E" w:rsidRPr="00D535DD" w:rsidRDefault="00760A8E" w:rsidP="00D73986">
            <w:r w:rsidRPr="00D535DD">
              <w:t xml:space="preserve">Summary of </w:t>
            </w:r>
            <w:r>
              <w:t>C</w:t>
            </w:r>
            <w:r w:rsidRPr="00D535DD">
              <w:t>hanges</w:t>
            </w:r>
          </w:p>
        </w:tc>
        <w:tc>
          <w:tcPr>
            <w:tcW w:w="748" w:type="pct"/>
            <w:shd w:val="clear" w:color="auto" w:fill="D9D9D9" w:themeFill="background1" w:themeFillShade="D9"/>
            <w:vAlign w:val="bottom"/>
          </w:tcPr>
          <w:p w14:paraId="39FC6A70" w14:textId="77777777" w:rsidR="00760A8E" w:rsidRPr="00D535DD" w:rsidRDefault="00760A8E" w:rsidP="00D73986">
            <w:r w:rsidRPr="00D535DD">
              <w:t>Author</w:t>
            </w:r>
          </w:p>
        </w:tc>
      </w:tr>
      <w:tr w:rsidR="00760A8E" w14:paraId="7BB475CD" w14:textId="77777777" w:rsidTr="00FC314B">
        <w:trPr>
          <w:trHeight w:val="503"/>
        </w:trPr>
        <w:tc>
          <w:tcPr>
            <w:tcW w:w="0" w:type="auto"/>
          </w:tcPr>
          <w:p w14:paraId="51EF25E3" w14:textId="77777777" w:rsidR="00760A8E" w:rsidRDefault="00760A8E" w:rsidP="00D73986">
            <w:r>
              <w:t>1.0</w:t>
            </w:r>
          </w:p>
        </w:tc>
        <w:tc>
          <w:tcPr>
            <w:tcW w:w="867" w:type="pct"/>
          </w:tcPr>
          <w:p w14:paraId="5E8D5A3E" w14:textId="7EADC61D" w:rsidR="00760A8E" w:rsidRDefault="00FC314B" w:rsidP="00D73986">
            <w:r>
              <w:t>March 23, 2021</w:t>
            </w:r>
          </w:p>
        </w:tc>
        <w:tc>
          <w:tcPr>
            <w:tcW w:w="2961" w:type="pct"/>
          </w:tcPr>
          <w:p w14:paraId="6FCBE220" w14:textId="28EE131C" w:rsidR="00760A8E" w:rsidRDefault="00FC314B" w:rsidP="00D2139F">
            <w:pPr>
              <w:pStyle w:val="ListParagraph"/>
              <w:numPr>
                <w:ilvl w:val="0"/>
                <w:numId w:val="1"/>
              </w:numPr>
              <w:ind w:left="256" w:hanging="270"/>
            </w:pPr>
            <w:r>
              <w:t>First draft. To be refined primarily during the elaboration phase.</w:t>
            </w:r>
          </w:p>
        </w:tc>
        <w:tc>
          <w:tcPr>
            <w:tcW w:w="748" w:type="pct"/>
          </w:tcPr>
          <w:p w14:paraId="7BAECB26" w14:textId="025268F8" w:rsidR="00760A8E" w:rsidRDefault="00FC314B" w:rsidP="00D73986">
            <w:r>
              <w:t>Allen Rivas</w:t>
            </w:r>
          </w:p>
        </w:tc>
      </w:tr>
      <w:tr w:rsidR="00DF50D2" w14:paraId="78BEF279" w14:textId="77777777" w:rsidTr="00FC314B">
        <w:trPr>
          <w:trHeight w:val="503"/>
        </w:trPr>
        <w:tc>
          <w:tcPr>
            <w:tcW w:w="0" w:type="auto"/>
          </w:tcPr>
          <w:p w14:paraId="20F59BCE" w14:textId="1BCA905A" w:rsidR="00DF50D2" w:rsidRDefault="00DF50D2" w:rsidP="00D73986">
            <w:r>
              <w:t>1.1</w:t>
            </w:r>
          </w:p>
        </w:tc>
        <w:tc>
          <w:tcPr>
            <w:tcW w:w="867" w:type="pct"/>
          </w:tcPr>
          <w:p w14:paraId="096704E8" w14:textId="7AE169A8" w:rsidR="00DF50D2" w:rsidRDefault="00DF50D2" w:rsidP="00D73986">
            <w:r>
              <w:t>May 11, 2021</w:t>
            </w:r>
          </w:p>
        </w:tc>
        <w:tc>
          <w:tcPr>
            <w:tcW w:w="2961" w:type="pct"/>
          </w:tcPr>
          <w:p w14:paraId="5033EE4E" w14:textId="57B8E1E8" w:rsidR="00DF50D2" w:rsidRDefault="00DF50D2" w:rsidP="00D2139F">
            <w:pPr>
              <w:pStyle w:val="ListParagraph"/>
              <w:numPr>
                <w:ilvl w:val="0"/>
                <w:numId w:val="1"/>
              </w:numPr>
              <w:ind w:left="256" w:hanging="270"/>
            </w:pPr>
            <w:r>
              <w:t>Updated draft with new logo. Updated the Use Case Diagram and Use Case Brief Descriptions.</w:t>
            </w:r>
          </w:p>
        </w:tc>
        <w:tc>
          <w:tcPr>
            <w:tcW w:w="748" w:type="pct"/>
          </w:tcPr>
          <w:p w14:paraId="7349FEC0" w14:textId="62F0A0DB" w:rsidR="00DF50D2" w:rsidRDefault="00DF50D2" w:rsidP="00D73986">
            <w:r>
              <w:t>Allen Rivas</w:t>
            </w:r>
          </w:p>
        </w:tc>
      </w:tr>
      <w:tr w:rsidR="00DF50D2" w14:paraId="00E7F4D7" w14:textId="77777777" w:rsidTr="00FC314B">
        <w:trPr>
          <w:trHeight w:val="503"/>
        </w:trPr>
        <w:tc>
          <w:tcPr>
            <w:tcW w:w="0" w:type="auto"/>
          </w:tcPr>
          <w:p w14:paraId="2BF5431E" w14:textId="76BA2ABD" w:rsidR="00DF50D2" w:rsidRDefault="00DF50D2" w:rsidP="00D73986">
            <w:r>
              <w:t>1.2</w:t>
            </w:r>
          </w:p>
        </w:tc>
        <w:tc>
          <w:tcPr>
            <w:tcW w:w="867" w:type="pct"/>
          </w:tcPr>
          <w:p w14:paraId="7B1CA4F2" w14:textId="469A6C71" w:rsidR="00DF50D2" w:rsidRDefault="00DF50D2" w:rsidP="00D73986">
            <w:r>
              <w:t>May 16, 2021</w:t>
            </w:r>
          </w:p>
        </w:tc>
        <w:tc>
          <w:tcPr>
            <w:tcW w:w="2961" w:type="pct"/>
          </w:tcPr>
          <w:p w14:paraId="14F0C9F5" w14:textId="05884E5E" w:rsidR="00DF50D2" w:rsidRDefault="00DF50D2" w:rsidP="00D2139F">
            <w:pPr>
              <w:pStyle w:val="ListParagraph"/>
              <w:numPr>
                <w:ilvl w:val="0"/>
                <w:numId w:val="1"/>
              </w:numPr>
              <w:ind w:left="256" w:hanging="270"/>
            </w:pPr>
            <w:r>
              <w:t>Updated this draft by adding change bars to indicate the changes that have been made.</w:t>
            </w:r>
          </w:p>
        </w:tc>
        <w:tc>
          <w:tcPr>
            <w:tcW w:w="748" w:type="pct"/>
          </w:tcPr>
          <w:p w14:paraId="74808129" w14:textId="3301B0EF" w:rsidR="00DF50D2" w:rsidRDefault="00DF50D2" w:rsidP="00D73986">
            <w:r>
              <w:t>Allen Rivas</w:t>
            </w:r>
          </w:p>
        </w:tc>
      </w:tr>
    </w:tbl>
    <w:p w14:paraId="32740B03" w14:textId="3457155E" w:rsidR="00EA16FE" w:rsidRDefault="00EA16FE" w:rsidP="00D73986"/>
    <w:p w14:paraId="0BDB73FE" w14:textId="77777777" w:rsidR="00EA16FE" w:rsidRDefault="00EA16FE" w:rsidP="00D73986">
      <w:r>
        <w:br w:type="page"/>
      </w:r>
    </w:p>
    <w:sdt>
      <w:sdtPr>
        <w:rPr>
          <w:rFonts w:asciiTheme="minorHAnsi" w:eastAsiaTheme="minorHAnsi" w:hAnsiTheme="minorHAnsi" w:cstheme="minorBidi"/>
          <w:color w:val="auto"/>
          <w:sz w:val="22"/>
          <w:szCs w:val="22"/>
        </w:rPr>
        <w:id w:val="225190969"/>
        <w:docPartObj>
          <w:docPartGallery w:val="Table of Contents"/>
          <w:docPartUnique/>
        </w:docPartObj>
      </w:sdtPr>
      <w:sdtEndPr>
        <w:rPr>
          <w:noProof/>
        </w:rPr>
      </w:sdtEndPr>
      <w:sdtContent>
        <w:p w14:paraId="39918740" w14:textId="6E3D8BF9" w:rsidR="00C20764" w:rsidRDefault="00C20764" w:rsidP="00CC17B0">
          <w:pPr>
            <w:pStyle w:val="TOCHeading"/>
          </w:pPr>
          <w:r>
            <w:t>Table of Contents</w:t>
          </w:r>
        </w:p>
        <w:p w14:paraId="00DA72D3" w14:textId="2F08A482" w:rsidR="006912DD" w:rsidRDefault="000C530D">
          <w:pPr>
            <w:pStyle w:val="TOC1"/>
            <w:rPr>
              <w:rFonts w:eastAsiaTheme="minorEastAsia"/>
              <w:sz w:val="22"/>
            </w:rPr>
          </w:pPr>
          <w:r>
            <w:fldChar w:fldCharType="begin"/>
          </w:r>
          <w:r>
            <w:instrText xml:space="preserve"> TOC \o "1-4" \h \z \u </w:instrText>
          </w:r>
          <w:r>
            <w:fldChar w:fldCharType="separate"/>
          </w:r>
          <w:hyperlink w:anchor="_Toc67389435" w:history="1">
            <w:r w:rsidR="006912DD" w:rsidRPr="00E67FD8">
              <w:rPr>
                <w:rStyle w:val="Hyperlink"/>
              </w:rPr>
              <w:t>1</w:t>
            </w:r>
            <w:r w:rsidR="006912DD">
              <w:rPr>
                <w:rFonts w:eastAsiaTheme="minorEastAsia"/>
                <w:sz w:val="22"/>
              </w:rPr>
              <w:tab/>
            </w:r>
            <w:r w:rsidR="006912DD" w:rsidRPr="00E67FD8">
              <w:rPr>
                <w:rStyle w:val="Hyperlink"/>
              </w:rPr>
              <w:t>Use Case Diagram</w:t>
            </w:r>
            <w:r w:rsidR="006912DD">
              <w:rPr>
                <w:webHidden/>
              </w:rPr>
              <w:tab/>
            </w:r>
            <w:r w:rsidR="006912DD">
              <w:rPr>
                <w:webHidden/>
              </w:rPr>
              <w:fldChar w:fldCharType="begin"/>
            </w:r>
            <w:r w:rsidR="006912DD">
              <w:rPr>
                <w:webHidden/>
              </w:rPr>
              <w:instrText xml:space="preserve"> PAGEREF _Toc67389435 \h </w:instrText>
            </w:r>
            <w:r w:rsidR="006912DD">
              <w:rPr>
                <w:webHidden/>
              </w:rPr>
            </w:r>
            <w:r w:rsidR="006912DD">
              <w:rPr>
                <w:webHidden/>
              </w:rPr>
              <w:fldChar w:fldCharType="separate"/>
            </w:r>
            <w:r w:rsidR="006912DD">
              <w:rPr>
                <w:webHidden/>
              </w:rPr>
              <w:t>1</w:t>
            </w:r>
            <w:r w:rsidR="006912DD">
              <w:rPr>
                <w:webHidden/>
              </w:rPr>
              <w:fldChar w:fldCharType="end"/>
            </w:r>
          </w:hyperlink>
        </w:p>
        <w:p w14:paraId="5773A7A2" w14:textId="4560C600" w:rsidR="006912DD" w:rsidRDefault="000E10E4">
          <w:pPr>
            <w:pStyle w:val="TOC1"/>
            <w:rPr>
              <w:rFonts w:eastAsiaTheme="minorEastAsia"/>
              <w:sz w:val="22"/>
            </w:rPr>
          </w:pPr>
          <w:hyperlink w:anchor="_Toc67389436" w:history="1">
            <w:r w:rsidR="006912DD" w:rsidRPr="00E67FD8">
              <w:rPr>
                <w:rStyle w:val="Hyperlink"/>
              </w:rPr>
              <w:t>2</w:t>
            </w:r>
            <w:r w:rsidR="006912DD">
              <w:rPr>
                <w:rFonts w:eastAsiaTheme="minorEastAsia"/>
                <w:sz w:val="22"/>
              </w:rPr>
              <w:tab/>
            </w:r>
            <w:r w:rsidR="006912DD" w:rsidRPr="00E67FD8">
              <w:rPr>
                <w:rStyle w:val="Hyperlink"/>
              </w:rPr>
              <w:t>Use Case Brief Descriptions</w:t>
            </w:r>
            <w:r w:rsidR="006912DD">
              <w:rPr>
                <w:webHidden/>
              </w:rPr>
              <w:tab/>
            </w:r>
            <w:r w:rsidR="006912DD">
              <w:rPr>
                <w:webHidden/>
              </w:rPr>
              <w:fldChar w:fldCharType="begin"/>
            </w:r>
            <w:r w:rsidR="006912DD">
              <w:rPr>
                <w:webHidden/>
              </w:rPr>
              <w:instrText xml:space="preserve"> PAGEREF _Toc67389436 \h </w:instrText>
            </w:r>
            <w:r w:rsidR="006912DD">
              <w:rPr>
                <w:webHidden/>
              </w:rPr>
            </w:r>
            <w:r w:rsidR="006912DD">
              <w:rPr>
                <w:webHidden/>
              </w:rPr>
              <w:fldChar w:fldCharType="separate"/>
            </w:r>
            <w:r w:rsidR="006912DD">
              <w:rPr>
                <w:webHidden/>
              </w:rPr>
              <w:t>2</w:t>
            </w:r>
            <w:r w:rsidR="006912DD">
              <w:rPr>
                <w:webHidden/>
              </w:rPr>
              <w:fldChar w:fldCharType="end"/>
            </w:r>
          </w:hyperlink>
        </w:p>
        <w:p w14:paraId="0AF2E309" w14:textId="1A4DDF10" w:rsidR="006912DD" w:rsidRDefault="000E10E4">
          <w:pPr>
            <w:pStyle w:val="TOC2"/>
            <w:rPr>
              <w:rFonts w:eastAsiaTheme="minorEastAsia"/>
              <w:noProof/>
            </w:rPr>
          </w:pPr>
          <w:hyperlink w:anchor="_Toc67389437" w:history="1">
            <w:r w:rsidR="006912DD" w:rsidRPr="00E67FD8">
              <w:rPr>
                <w:rStyle w:val="Hyperlink"/>
                <w:noProof/>
              </w:rPr>
              <w:t>2.1</w:t>
            </w:r>
            <w:r w:rsidR="006912DD">
              <w:rPr>
                <w:rFonts w:eastAsiaTheme="minorEastAsia"/>
                <w:noProof/>
              </w:rPr>
              <w:tab/>
            </w:r>
            <w:r w:rsidR="006912DD" w:rsidRPr="00E67FD8">
              <w:rPr>
                <w:rStyle w:val="Hyperlink"/>
                <w:noProof/>
              </w:rPr>
              <w:t>Reservation</w:t>
            </w:r>
            <w:r w:rsidR="006912DD">
              <w:rPr>
                <w:noProof/>
                <w:webHidden/>
              </w:rPr>
              <w:tab/>
            </w:r>
            <w:r w:rsidR="006912DD">
              <w:rPr>
                <w:noProof/>
                <w:webHidden/>
              </w:rPr>
              <w:fldChar w:fldCharType="begin"/>
            </w:r>
            <w:r w:rsidR="006912DD">
              <w:rPr>
                <w:noProof/>
                <w:webHidden/>
              </w:rPr>
              <w:instrText xml:space="preserve"> PAGEREF _Toc67389437 \h </w:instrText>
            </w:r>
            <w:r w:rsidR="006912DD">
              <w:rPr>
                <w:noProof/>
                <w:webHidden/>
              </w:rPr>
            </w:r>
            <w:r w:rsidR="006912DD">
              <w:rPr>
                <w:noProof/>
                <w:webHidden/>
              </w:rPr>
              <w:fldChar w:fldCharType="separate"/>
            </w:r>
            <w:r w:rsidR="006912DD">
              <w:rPr>
                <w:noProof/>
                <w:webHidden/>
              </w:rPr>
              <w:t>2</w:t>
            </w:r>
            <w:r w:rsidR="006912DD">
              <w:rPr>
                <w:noProof/>
                <w:webHidden/>
              </w:rPr>
              <w:fldChar w:fldCharType="end"/>
            </w:r>
          </w:hyperlink>
        </w:p>
        <w:p w14:paraId="22FC8A31" w14:textId="1496E5DF" w:rsidR="006912DD" w:rsidRDefault="000E10E4">
          <w:pPr>
            <w:pStyle w:val="TOC2"/>
            <w:rPr>
              <w:rFonts w:eastAsiaTheme="minorEastAsia"/>
              <w:noProof/>
            </w:rPr>
          </w:pPr>
          <w:hyperlink w:anchor="_Toc67389438" w:history="1">
            <w:r w:rsidR="006912DD" w:rsidRPr="00E67FD8">
              <w:rPr>
                <w:rStyle w:val="Hyperlink"/>
                <w:noProof/>
              </w:rPr>
              <w:t>2.2</w:t>
            </w:r>
            <w:r w:rsidR="006912DD">
              <w:rPr>
                <w:rFonts w:eastAsiaTheme="minorEastAsia"/>
                <w:noProof/>
              </w:rPr>
              <w:tab/>
            </w:r>
            <w:r w:rsidR="006912DD">
              <w:rPr>
                <w:rStyle w:val="Hyperlink"/>
                <w:noProof/>
              </w:rPr>
              <w:t>Check-in</w:t>
            </w:r>
            <w:r w:rsidR="006912DD">
              <w:rPr>
                <w:noProof/>
                <w:webHidden/>
              </w:rPr>
              <w:tab/>
            </w:r>
            <w:r w:rsidR="006912DD">
              <w:rPr>
                <w:noProof/>
                <w:webHidden/>
              </w:rPr>
              <w:fldChar w:fldCharType="begin"/>
            </w:r>
            <w:r w:rsidR="006912DD">
              <w:rPr>
                <w:noProof/>
                <w:webHidden/>
              </w:rPr>
              <w:instrText xml:space="preserve"> PAGEREF _Toc67389438 \h </w:instrText>
            </w:r>
            <w:r w:rsidR="006912DD">
              <w:rPr>
                <w:noProof/>
                <w:webHidden/>
              </w:rPr>
            </w:r>
            <w:r w:rsidR="006912DD">
              <w:rPr>
                <w:noProof/>
                <w:webHidden/>
              </w:rPr>
              <w:fldChar w:fldCharType="separate"/>
            </w:r>
            <w:r w:rsidR="006912DD">
              <w:rPr>
                <w:noProof/>
                <w:webHidden/>
              </w:rPr>
              <w:t>2</w:t>
            </w:r>
            <w:r w:rsidR="006912DD">
              <w:rPr>
                <w:noProof/>
                <w:webHidden/>
              </w:rPr>
              <w:fldChar w:fldCharType="end"/>
            </w:r>
          </w:hyperlink>
        </w:p>
        <w:p w14:paraId="4D4E3CF0" w14:textId="4D184C62" w:rsidR="006912DD" w:rsidRDefault="000E10E4">
          <w:pPr>
            <w:pStyle w:val="TOC2"/>
            <w:rPr>
              <w:rFonts w:eastAsiaTheme="minorEastAsia"/>
              <w:noProof/>
            </w:rPr>
          </w:pPr>
          <w:hyperlink w:anchor="_Toc67389439" w:history="1">
            <w:r w:rsidR="006912DD" w:rsidRPr="00E67FD8">
              <w:rPr>
                <w:rStyle w:val="Hyperlink"/>
                <w:noProof/>
              </w:rPr>
              <w:t>2.3</w:t>
            </w:r>
            <w:r w:rsidR="006912DD">
              <w:rPr>
                <w:rFonts w:eastAsiaTheme="minorEastAsia"/>
                <w:noProof/>
              </w:rPr>
              <w:tab/>
            </w:r>
            <w:r w:rsidR="006912DD" w:rsidRPr="00E67FD8">
              <w:rPr>
                <w:rStyle w:val="Hyperlink"/>
                <w:noProof/>
              </w:rPr>
              <w:t>Generate Report</w:t>
            </w:r>
            <w:r w:rsidR="006912DD">
              <w:rPr>
                <w:noProof/>
                <w:webHidden/>
              </w:rPr>
              <w:tab/>
            </w:r>
            <w:r w:rsidR="006912DD">
              <w:rPr>
                <w:noProof/>
                <w:webHidden/>
              </w:rPr>
              <w:fldChar w:fldCharType="begin"/>
            </w:r>
            <w:r w:rsidR="006912DD">
              <w:rPr>
                <w:noProof/>
                <w:webHidden/>
              </w:rPr>
              <w:instrText xml:space="preserve"> PAGEREF _Toc67389439 \h </w:instrText>
            </w:r>
            <w:r w:rsidR="006912DD">
              <w:rPr>
                <w:noProof/>
                <w:webHidden/>
              </w:rPr>
            </w:r>
            <w:r w:rsidR="006912DD">
              <w:rPr>
                <w:noProof/>
                <w:webHidden/>
              </w:rPr>
              <w:fldChar w:fldCharType="separate"/>
            </w:r>
            <w:r w:rsidR="006912DD">
              <w:rPr>
                <w:noProof/>
                <w:webHidden/>
              </w:rPr>
              <w:t>2</w:t>
            </w:r>
            <w:r w:rsidR="006912DD">
              <w:rPr>
                <w:noProof/>
                <w:webHidden/>
              </w:rPr>
              <w:fldChar w:fldCharType="end"/>
            </w:r>
          </w:hyperlink>
        </w:p>
        <w:p w14:paraId="1EFE7559" w14:textId="4D84936F" w:rsidR="00C20764" w:rsidRDefault="000C530D" w:rsidP="00D73986">
          <w:r>
            <w:fldChar w:fldCharType="end"/>
          </w:r>
        </w:p>
      </w:sdtContent>
    </w:sdt>
    <w:p w14:paraId="559FCBAD" w14:textId="77777777" w:rsidR="00FF4070" w:rsidRPr="00656E0B" w:rsidRDefault="00FF4070" w:rsidP="00656E0B">
      <w:pPr>
        <w:spacing w:after="0"/>
        <w:rPr>
          <w:sz w:val="16"/>
          <w:szCs w:val="16"/>
        </w:rPr>
      </w:pPr>
      <w:bookmarkStart w:id="3" w:name="EndOfTOC"/>
    </w:p>
    <w:p w14:paraId="5055C55E" w14:textId="4FCBC54E" w:rsidR="00FF4070" w:rsidRPr="00656E0B" w:rsidRDefault="00FF4070" w:rsidP="00656E0B">
      <w:pPr>
        <w:spacing w:after="0"/>
        <w:rPr>
          <w:sz w:val="16"/>
          <w:szCs w:val="16"/>
        </w:rPr>
        <w:sectPr w:rsidR="00FF4070" w:rsidRPr="00656E0B" w:rsidSect="000246CF">
          <w:headerReference w:type="default" r:id="rId19"/>
          <w:footerReference w:type="default" r:id="rId20"/>
          <w:headerReference w:type="first" r:id="rId21"/>
          <w:type w:val="oddPage"/>
          <w:pgSz w:w="12240" w:h="15840"/>
          <w:pgMar w:top="720" w:right="720" w:bottom="720" w:left="720" w:header="360" w:footer="360" w:gutter="0"/>
          <w:pgNumType w:start="1"/>
          <w:cols w:space="720"/>
          <w:docGrid w:linePitch="360"/>
        </w:sectPr>
      </w:pPr>
    </w:p>
    <w:bookmarkEnd w:id="3"/>
    <w:p w14:paraId="52D8DA31" w14:textId="16C64BC7" w:rsidR="00EA16FE" w:rsidRPr="005C2960" w:rsidRDefault="00EA16FE" w:rsidP="00D73986"/>
    <w:p w14:paraId="06F0D418" w14:textId="1E2000ED" w:rsidR="00C73210" w:rsidRDefault="00C73210" w:rsidP="00C73210">
      <w:pPr>
        <w:pStyle w:val="Heading1"/>
      </w:pPr>
      <w:bookmarkStart w:id="6" w:name="_Toc67389435"/>
      <w:r>
        <w:t>Use Case Diagram</w:t>
      </w:r>
      <w:bookmarkEnd w:id="6"/>
    </w:p>
    <w:p w14:paraId="242638A6" w14:textId="7F52C3ED" w:rsidR="00BB5443" w:rsidRDefault="00BB5443" w:rsidP="00013B9E">
      <w:pPr>
        <w:pStyle w:val="NormalL1"/>
        <w:rPr>
          <w:ins w:id="7" w:author="Allen Rivas" w:date="2021-05-11T18:53:00Z"/>
        </w:rPr>
      </w:pPr>
    </w:p>
    <w:p w14:paraId="1B20E123" w14:textId="25334845" w:rsidR="00204404" w:rsidRPr="00204404" w:rsidRDefault="00204404">
      <w:pPr>
        <w:rPr>
          <w:ins w:id="8" w:author="Allen Rivas" w:date="2021-05-11T18:53:00Z"/>
        </w:rPr>
        <w:pPrChange w:id="9" w:author="Allen Rivas" w:date="2021-05-11T18:53:00Z">
          <w:pPr>
            <w:pStyle w:val="NormalL1"/>
          </w:pPr>
        </w:pPrChange>
      </w:pPr>
      <w:del w:id="10" w:author="Allen Rivas" w:date="2021-05-11T18:53:00Z">
        <w:r w:rsidDel="00204404">
          <w:rPr>
            <w:noProof/>
          </w:rPr>
          <w:drawing>
            <wp:inline distT="0" distB="0" distL="0" distR="0" wp14:anchorId="2D1BB7DE" wp14:editId="54A517EE">
              <wp:extent cx="5460365" cy="4355465"/>
              <wp:effectExtent l="0" t="0" r="698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0365" cy="4355465"/>
                      </a:xfrm>
                      <a:prstGeom prst="rect">
                        <a:avLst/>
                      </a:prstGeom>
                      <a:noFill/>
                      <a:ln>
                        <a:noFill/>
                      </a:ln>
                    </pic:spPr>
                  </pic:pic>
                </a:graphicData>
              </a:graphic>
            </wp:inline>
          </w:drawing>
        </w:r>
      </w:del>
    </w:p>
    <w:p w14:paraId="0E098B23" w14:textId="3FAB9FCA" w:rsidR="00204404" w:rsidRPr="00204404" w:rsidRDefault="00204404">
      <w:pPr>
        <w:rPr>
          <w:ins w:id="11" w:author="Allen Rivas" w:date="2021-05-11T18:53:00Z"/>
        </w:rPr>
        <w:pPrChange w:id="12" w:author="Allen Rivas" w:date="2021-05-11T18:53:00Z">
          <w:pPr>
            <w:pStyle w:val="NormalL1"/>
          </w:pPr>
        </w:pPrChange>
      </w:pPr>
    </w:p>
    <w:p w14:paraId="617CACA4" w14:textId="57B8DEC7" w:rsidR="00204404" w:rsidRPr="00204404" w:rsidRDefault="00204404">
      <w:pPr>
        <w:rPr>
          <w:ins w:id="13" w:author="Allen Rivas" w:date="2021-05-11T18:53:00Z"/>
        </w:rPr>
        <w:pPrChange w:id="14" w:author="Allen Rivas" w:date="2021-05-11T18:53:00Z">
          <w:pPr>
            <w:pStyle w:val="NormalL1"/>
          </w:pPr>
        </w:pPrChange>
      </w:pPr>
      <w:ins w:id="15" w:author="Allen Rivas" w:date="2021-05-11T18:53:00Z">
        <w:r>
          <w:rPr>
            <w:noProof/>
          </w:rPr>
          <w:drawing>
            <wp:anchor distT="0" distB="0" distL="114300" distR="114300" simplePos="0" relativeHeight="251659264" behindDoc="0" locked="0" layoutInCell="1" allowOverlap="1" wp14:anchorId="6A4762B0" wp14:editId="4FA1F771">
              <wp:simplePos x="0" y="0"/>
              <wp:positionH relativeFrom="column">
                <wp:posOffset>0</wp:posOffset>
              </wp:positionH>
              <wp:positionV relativeFrom="paragraph">
                <wp:posOffset>285115</wp:posOffset>
              </wp:positionV>
              <wp:extent cx="6734810" cy="4956810"/>
              <wp:effectExtent l="0" t="0" r="889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34810" cy="4956810"/>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747F88F7" w14:textId="5BB65EBE" w:rsidR="00204404" w:rsidRPr="00204404" w:rsidRDefault="00204404">
      <w:pPr>
        <w:rPr>
          <w:ins w:id="16" w:author="Allen Rivas" w:date="2021-05-11T18:53:00Z"/>
        </w:rPr>
        <w:pPrChange w:id="17" w:author="Allen Rivas" w:date="2021-05-11T18:53:00Z">
          <w:pPr>
            <w:pStyle w:val="NormalL1"/>
          </w:pPr>
        </w:pPrChange>
      </w:pPr>
    </w:p>
    <w:p w14:paraId="7E5D9854" w14:textId="67A9D1A3" w:rsidR="00204404" w:rsidRPr="00204404" w:rsidRDefault="00204404">
      <w:pPr>
        <w:rPr>
          <w:ins w:id="18" w:author="Allen Rivas" w:date="2021-05-11T18:53:00Z"/>
        </w:rPr>
        <w:pPrChange w:id="19" w:author="Allen Rivas" w:date="2021-05-11T18:53:00Z">
          <w:pPr>
            <w:pStyle w:val="NormalL1"/>
          </w:pPr>
        </w:pPrChange>
      </w:pPr>
    </w:p>
    <w:p w14:paraId="78DC559E" w14:textId="37CD94D2" w:rsidR="00204404" w:rsidRPr="00204404" w:rsidRDefault="00204404">
      <w:pPr>
        <w:rPr>
          <w:ins w:id="20" w:author="Allen Rivas" w:date="2021-05-11T18:53:00Z"/>
        </w:rPr>
        <w:pPrChange w:id="21" w:author="Allen Rivas" w:date="2021-05-11T18:53:00Z">
          <w:pPr>
            <w:pStyle w:val="NormalL1"/>
          </w:pPr>
        </w:pPrChange>
      </w:pPr>
    </w:p>
    <w:p w14:paraId="64D31108" w14:textId="10414A75" w:rsidR="00204404" w:rsidRPr="00204404" w:rsidRDefault="00204404">
      <w:pPr>
        <w:rPr>
          <w:ins w:id="22" w:author="Allen Rivas" w:date="2021-05-11T18:53:00Z"/>
        </w:rPr>
        <w:pPrChange w:id="23" w:author="Allen Rivas" w:date="2021-05-11T18:53:00Z">
          <w:pPr>
            <w:pStyle w:val="NormalL1"/>
          </w:pPr>
        </w:pPrChange>
      </w:pPr>
    </w:p>
    <w:p w14:paraId="33D22938" w14:textId="20842475" w:rsidR="00204404" w:rsidRPr="00204404" w:rsidRDefault="00204404">
      <w:pPr>
        <w:rPr>
          <w:ins w:id="24" w:author="Allen Rivas" w:date="2021-05-11T18:53:00Z"/>
        </w:rPr>
        <w:pPrChange w:id="25" w:author="Allen Rivas" w:date="2021-05-11T18:53:00Z">
          <w:pPr>
            <w:pStyle w:val="NormalL1"/>
          </w:pPr>
        </w:pPrChange>
      </w:pPr>
    </w:p>
    <w:p w14:paraId="0877718D" w14:textId="694BE7EA" w:rsidR="00204404" w:rsidRPr="00204404" w:rsidRDefault="00204404">
      <w:pPr>
        <w:rPr>
          <w:ins w:id="26" w:author="Allen Rivas" w:date="2021-05-11T18:53:00Z"/>
        </w:rPr>
        <w:pPrChange w:id="27" w:author="Allen Rivas" w:date="2021-05-11T18:53:00Z">
          <w:pPr>
            <w:pStyle w:val="NormalL1"/>
          </w:pPr>
        </w:pPrChange>
      </w:pPr>
    </w:p>
    <w:p w14:paraId="200CF6F8" w14:textId="2C6B3E58" w:rsidR="00204404" w:rsidRPr="00204404" w:rsidRDefault="00204404">
      <w:pPr>
        <w:rPr>
          <w:ins w:id="28" w:author="Allen Rivas" w:date="2021-05-11T18:53:00Z"/>
        </w:rPr>
        <w:pPrChange w:id="29" w:author="Allen Rivas" w:date="2021-05-11T18:53:00Z">
          <w:pPr>
            <w:pStyle w:val="NormalL1"/>
          </w:pPr>
        </w:pPrChange>
      </w:pPr>
    </w:p>
    <w:p w14:paraId="29437CED" w14:textId="1D1C6A77" w:rsidR="00204404" w:rsidRPr="00204404" w:rsidRDefault="00204404">
      <w:pPr>
        <w:rPr>
          <w:ins w:id="30" w:author="Allen Rivas" w:date="2021-05-11T18:53:00Z"/>
        </w:rPr>
        <w:pPrChange w:id="31" w:author="Allen Rivas" w:date="2021-05-11T18:53:00Z">
          <w:pPr>
            <w:pStyle w:val="NormalL1"/>
          </w:pPr>
        </w:pPrChange>
      </w:pPr>
    </w:p>
    <w:p w14:paraId="662D0CF4" w14:textId="6956CF8B" w:rsidR="00204404" w:rsidRPr="00204404" w:rsidRDefault="00204404">
      <w:pPr>
        <w:rPr>
          <w:ins w:id="32" w:author="Allen Rivas" w:date="2021-05-11T18:53:00Z"/>
        </w:rPr>
        <w:pPrChange w:id="33" w:author="Allen Rivas" w:date="2021-05-11T18:53:00Z">
          <w:pPr>
            <w:pStyle w:val="NormalL1"/>
          </w:pPr>
        </w:pPrChange>
      </w:pPr>
    </w:p>
    <w:p w14:paraId="4264FEB5" w14:textId="378C3F38" w:rsidR="00204404" w:rsidRPr="00204404" w:rsidRDefault="00204404">
      <w:pPr>
        <w:rPr>
          <w:ins w:id="34" w:author="Allen Rivas" w:date="2021-05-11T18:53:00Z"/>
        </w:rPr>
        <w:pPrChange w:id="35" w:author="Allen Rivas" w:date="2021-05-11T18:53:00Z">
          <w:pPr>
            <w:pStyle w:val="NormalL1"/>
          </w:pPr>
        </w:pPrChange>
      </w:pPr>
    </w:p>
    <w:p w14:paraId="1A621C8A" w14:textId="3BD11540" w:rsidR="00204404" w:rsidRDefault="00204404" w:rsidP="00204404">
      <w:pPr>
        <w:rPr>
          <w:ins w:id="36" w:author="Allen Rivas" w:date="2021-05-11T18:53:00Z"/>
        </w:rPr>
      </w:pPr>
    </w:p>
    <w:p w14:paraId="5F29160F" w14:textId="6E496A0B" w:rsidR="00204404" w:rsidRDefault="00204404" w:rsidP="00204404">
      <w:pPr>
        <w:rPr>
          <w:ins w:id="37" w:author="Allen Rivas" w:date="2021-05-11T18:53:00Z"/>
        </w:rPr>
      </w:pPr>
    </w:p>
    <w:p w14:paraId="28CD8690" w14:textId="77777777" w:rsidR="00204404" w:rsidRPr="00204404" w:rsidRDefault="00204404">
      <w:pPr>
        <w:pPrChange w:id="38" w:author="Allen Rivas" w:date="2021-05-11T18:53:00Z">
          <w:pPr>
            <w:pStyle w:val="NormalL1"/>
          </w:pPr>
        </w:pPrChange>
      </w:pPr>
    </w:p>
    <w:p w14:paraId="510A54B9" w14:textId="3851EAAC" w:rsidR="00C73210" w:rsidRDefault="00C73210" w:rsidP="00BB5443">
      <w:pPr>
        <w:pStyle w:val="Heading1"/>
        <w:pageBreakBefore/>
      </w:pPr>
      <w:bookmarkStart w:id="39" w:name="_Toc67389436"/>
      <w:r>
        <w:lastRenderedPageBreak/>
        <w:t>Use Case Brief Descriptions</w:t>
      </w:r>
      <w:bookmarkEnd w:id="39"/>
    </w:p>
    <w:p w14:paraId="5F2AE134" w14:textId="233BE366" w:rsidR="00C73210" w:rsidRDefault="00872609" w:rsidP="00C73210">
      <w:pPr>
        <w:pStyle w:val="Heading2"/>
      </w:pPr>
      <w:bookmarkStart w:id="40" w:name="_Toc67389437"/>
      <w:r>
        <w:t>Reservation</w:t>
      </w:r>
      <w:bookmarkEnd w:id="40"/>
    </w:p>
    <w:p w14:paraId="58348F95" w14:textId="77777777" w:rsidR="00204404" w:rsidRDefault="00204404" w:rsidP="00204404">
      <w:pPr>
        <w:pStyle w:val="NormalL2"/>
        <w:ind w:firstLine="720"/>
        <w:rPr>
          <w:ins w:id="41" w:author="Allen Rivas" w:date="2021-05-11T18:54:00Z"/>
        </w:rPr>
      </w:pPr>
      <w:ins w:id="42" w:author="Allen Rivas" w:date="2021-05-11T18:54:00Z">
        <w:r>
          <w:t>The guest requests a list of rooms of available rooms providing the specifications of number of guests, arrival, and departure date. The system responds with a list of available rooms given the specifications (hotel, room type, cost per night, and total price). The guest requests a list of services providing the specific hotel. The system responds with a list of services with cost. The guest requests to make a reservation with a room providing hotel, type of room, number of guests, arrival and departure date, and amenities. The system responds with desired reservation. The guest makes a request to pay for the reservation and provides guest name, credit/debit information (card number, expiration date, and CV). The system responds with a confirmed reservation number.</w:t>
        </w:r>
      </w:ins>
    </w:p>
    <w:p w14:paraId="73753725" w14:textId="77777777" w:rsidR="00204404" w:rsidRDefault="00204404" w:rsidP="00204404">
      <w:pPr>
        <w:pStyle w:val="NormalL2"/>
        <w:rPr>
          <w:ins w:id="43" w:author="Allen Rivas" w:date="2021-05-11T18:54:00Z"/>
        </w:rPr>
      </w:pPr>
      <w:ins w:id="44" w:author="Allen Rivas" w:date="2021-05-11T18:54:00Z">
        <w:r>
          <w:t xml:space="preserve">Alternatives include cancel reservation, change the arrival and departure dates. </w:t>
        </w:r>
      </w:ins>
    </w:p>
    <w:p w14:paraId="70C465BA" w14:textId="463E1EE8" w:rsidR="00C73210" w:rsidDel="00204404" w:rsidRDefault="00872609" w:rsidP="00C73210">
      <w:pPr>
        <w:pStyle w:val="NormalL2"/>
        <w:rPr>
          <w:del w:id="45" w:author="Allen Rivas" w:date="2021-05-11T18:54:00Z"/>
        </w:rPr>
      </w:pPr>
      <w:del w:id="46" w:author="Allen Rivas" w:date="2021-05-11T18:54:00Z">
        <w:r w:rsidDel="00204404">
          <w:delText xml:space="preserve">A guest arrives at the login page. The guest presents the system with username and password to access the system. The system grants access to the account. The guest can make a reservation. If the guest already has a reservation it can update its information. The system would need to confirm if a reservation has been made or updated. The system is updated with the correct information. The guest arrives to checkout.  </w:delText>
        </w:r>
      </w:del>
    </w:p>
    <w:p w14:paraId="27D37883" w14:textId="7CBBE9FB" w:rsidR="00C73210" w:rsidRDefault="006912DD" w:rsidP="00C73210">
      <w:pPr>
        <w:pStyle w:val="Heading2"/>
      </w:pPr>
      <w:r>
        <w:t>Check-in</w:t>
      </w:r>
    </w:p>
    <w:p w14:paraId="0AD15A11" w14:textId="77777777" w:rsidR="00204404" w:rsidRDefault="00204404" w:rsidP="00204404">
      <w:pPr>
        <w:ind w:left="720" w:firstLine="720"/>
        <w:rPr>
          <w:ins w:id="47" w:author="Allen Rivas" w:date="2021-05-11T18:54:00Z"/>
        </w:rPr>
      </w:pPr>
      <w:ins w:id="48" w:author="Allen Rivas" w:date="2021-05-11T18:54:00Z">
        <w:r>
          <w:t>The guest requests all personal information on current profile. The system responds with name, address, personal phone number, and email. The guest requests to membership status on current profile. The system responds with list of membership points. The guest requests payment information on current profile. The system responds with list of credit/debit information (number and expiration date).</w:t>
        </w:r>
      </w:ins>
    </w:p>
    <w:p w14:paraId="1C78FA0C" w14:textId="77777777" w:rsidR="00204404" w:rsidRPr="00C73210" w:rsidRDefault="00204404" w:rsidP="00204404">
      <w:pPr>
        <w:ind w:left="720"/>
        <w:rPr>
          <w:ins w:id="49" w:author="Allen Rivas" w:date="2021-05-11T18:54:00Z"/>
        </w:rPr>
      </w:pPr>
      <w:ins w:id="50" w:author="Allen Rivas" w:date="2021-05-11T18:54:00Z">
        <w:r>
          <w:t>Alternatives include create, read, delete, and update profile.</w:t>
        </w:r>
      </w:ins>
    </w:p>
    <w:p w14:paraId="7D4D7A34" w14:textId="220DE9DC" w:rsidR="00FB6AD5" w:rsidRPr="00C73210" w:rsidDel="00204404" w:rsidRDefault="00FB6AD5" w:rsidP="00FB6AD5">
      <w:pPr>
        <w:ind w:left="720"/>
        <w:rPr>
          <w:del w:id="51" w:author="Allen Rivas" w:date="2021-05-11T18:54:00Z"/>
        </w:rPr>
      </w:pPr>
      <w:del w:id="52" w:author="Allen Rivas" w:date="2021-05-11T18:54:00Z">
        <w:r w:rsidRPr="00FB6AD5" w:rsidDel="00204404">
          <w:delText>A receptionist arrives at the login page. The receptionist uses the hotel room reservation system to record the guest’s information. The system presents guest’s reservation information. The receptionist makes a request for a check-in receipt. The system recieves the request and grants the receptionist with the receipt</w:delText>
        </w:r>
        <w:r w:rsidDel="00204404">
          <w:delText>.</w:delText>
        </w:r>
      </w:del>
    </w:p>
    <w:p w14:paraId="290251F5" w14:textId="0591182D" w:rsidR="00C73210" w:rsidRDefault="00872609" w:rsidP="00C73210">
      <w:pPr>
        <w:pStyle w:val="Heading2"/>
      </w:pPr>
      <w:bookmarkStart w:id="53" w:name="_Toc67389439"/>
      <w:r>
        <w:t>Generate Report</w:t>
      </w:r>
      <w:bookmarkEnd w:id="53"/>
    </w:p>
    <w:p w14:paraId="3C99DA45" w14:textId="77777777" w:rsidR="00204404" w:rsidRDefault="00204404">
      <w:pPr>
        <w:pStyle w:val="NormalL2"/>
        <w:ind w:firstLine="720"/>
        <w:rPr>
          <w:ins w:id="54" w:author="Allen Rivas" w:date="2021-05-11T18:54:00Z"/>
        </w:rPr>
        <w:pPrChange w:id="55" w:author="Allen Rivas" w:date="2021-05-11T18:54:00Z">
          <w:pPr>
            <w:pStyle w:val="NormalL2"/>
            <w:ind w:hanging="720"/>
          </w:pPr>
        </w:pPrChange>
      </w:pPr>
      <w:ins w:id="56" w:author="Allen Rivas" w:date="2021-05-11T18:54:00Z">
        <w:r>
          <w:t>The receptionist request to list the guest’s reservation providing the guest’s name and confirmation number. The system responds with the guest’s reservation information (room type, floor preference, and room number). The receptionist request room assignment providing guest’s name, credit/debit information and room number. The system responds with room number and receipt of payment. The receptionist requests a room key given the guest’s name and room number.  The system responds with the specified room key for the given guest.</w:t>
        </w:r>
      </w:ins>
    </w:p>
    <w:p w14:paraId="75576CB8" w14:textId="77777777" w:rsidR="00204404" w:rsidRDefault="00204404" w:rsidP="00204404">
      <w:pPr>
        <w:pStyle w:val="NormalL2"/>
        <w:ind w:left="0" w:firstLine="720"/>
        <w:rPr>
          <w:ins w:id="57" w:author="Allen Rivas" w:date="2021-05-11T18:54:00Z"/>
        </w:rPr>
      </w:pPr>
      <w:ins w:id="58" w:author="Allen Rivas" w:date="2021-05-11T18:54:00Z">
        <w:r>
          <w:t>Alternatives include check in/out guest, and additional payments for the different room amenities.</w:t>
        </w:r>
      </w:ins>
    </w:p>
    <w:p w14:paraId="2519C575" w14:textId="533F407D" w:rsidR="00C73210" w:rsidRPr="00C73210" w:rsidRDefault="0000490A" w:rsidP="00204404">
      <w:pPr>
        <w:pStyle w:val="NormalL2"/>
      </w:pPr>
      <w:del w:id="59" w:author="Allen Rivas" w:date="2021-05-11T18:54:00Z">
        <w:r w:rsidDel="00204404">
          <w:delText>A receptionist arrives at the login page. The receptionist presents the system with username and password. The system grants access. The receptionist makes a request for a generation of a report. The system recieves the request and grants the receptionist with the report.</w:delText>
        </w:r>
      </w:del>
    </w:p>
    <w:sectPr w:rsidR="00C73210" w:rsidRPr="00C73210" w:rsidSect="00372871">
      <w:headerReference w:type="default" r:id="rId24"/>
      <w:footerReference w:type="default" r:id="rId25"/>
      <w:type w:val="oddPage"/>
      <w:pgSz w:w="12240" w:h="15840"/>
      <w:pgMar w:top="720" w:right="720" w:bottom="720" w:left="720" w:header="360" w:footer="36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CC4D14" w14:textId="77777777" w:rsidR="000E10E4" w:rsidRDefault="000E10E4" w:rsidP="00D73986">
      <w:r>
        <w:separator/>
      </w:r>
    </w:p>
  </w:endnote>
  <w:endnote w:type="continuationSeparator" w:id="0">
    <w:p w14:paraId="259CAA42" w14:textId="77777777" w:rsidR="000E10E4" w:rsidRDefault="000E10E4" w:rsidP="00D739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41AD2" w14:textId="77777777" w:rsidR="0052159D" w:rsidRDefault="005215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43A49" w14:textId="77777777" w:rsidR="009652AC" w:rsidRDefault="009652AC" w:rsidP="009652AC">
    <w:pPr>
      <w:pStyle w:val="Footer"/>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F8349" w14:textId="77777777" w:rsidR="0052159D" w:rsidRDefault="0052159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CA077" w14:textId="6A73456B" w:rsidR="00FE6391" w:rsidRPr="00E11F13" w:rsidRDefault="00FE6391" w:rsidP="00985E79">
    <w:pPr>
      <w:pStyle w:val="Footer"/>
      <w:pBdr>
        <w:top w:val="thickThinMediumGap" w:sz="4" w:space="1" w:color="auto"/>
      </w:pBdr>
    </w:pPr>
    <w:r w:rsidRPr="00E11F13">
      <w:fldChar w:fldCharType="begin"/>
    </w:r>
    <w:r w:rsidRPr="00E11F13">
      <w:instrText xml:space="preserve"> REF ProjectName \h  \* MERGEFORMAT </w:instrText>
    </w:r>
    <w:r w:rsidRPr="00E11F13">
      <w:fldChar w:fldCharType="separate"/>
    </w:r>
    <w:r w:rsidR="0052159D">
      <w:t>Hotel Room Reservation System</w:t>
    </w:r>
    <w:r w:rsidR="00985E79">
      <w:t xml:space="preserve"> </w:t>
    </w:r>
    <w:r w:rsidRPr="00E11F13">
      <w:fldChar w:fldCharType="end"/>
    </w:r>
    <w:r w:rsidRPr="00E11F13">
      <w:tab/>
    </w:r>
    <w:r w:rsidRPr="00E11F13">
      <w:tab/>
      <w:t xml:space="preserve">Page </w:t>
    </w:r>
    <w:r w:rsidRPr="00E11F13">
      <w:fldChar w:fldCharType="begin"/>
    </w:r>
    <w:r w:rsidRPr="00E11F13">
      <w:instrText xml:space="preserve"> PAGE  \* roman  \* MERGEFORMAT </w:instrText>
    </w:r>
    <w:r w:rsidRPr="00E11F13">
      <w:fldChar w:fldCharType="separate"/>
    </w:r>
    <w:r w:rsidRPr="00E11F13">
      <w:t>i</w:t>
    </w:r>
    <w:r w:rsidRPr="00E11F13">
      <w:fldChar w:fldCharType="end"/>
    </w:r>
    <w:r w:rsidRPr="00E11F13">
      <w:t xml:space="preserve"> of </w:t>
    </w:r>
    <w:fldSimple w:instr=" SECTIONPAGES  \* roman  \* MERGEFORMAT ">
      <w:r w:rsidR="00DF50D2">
        <w:rPr>
          <w:noProof/>
        </w:rPr>
        <w:t>ii</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FDF29" w14:textId="57B867F0" w:rsidR="00FF3DA5" w:rsidRDefault="0052159D" w:rsidP="009652AC">
    <w:pPr>
      <w:pStyle w:val="Footer"/>
      <w:pBdr>
        <w:top w:val="thickThinMediumGap" w:sz="4" w:space="1" w:color="auto"/>
      </w:pBdr>
    </w:pPr>
    <w:r>
      <w:t>Hotel Room Reservation System</w:t>
    </w:r>
    <w:r w:rsidR="00372871" w:rsidRPr="007C6B90">
      <w:tab/>
    </w:r>
    <w:r w:rsidR="00372871" w:rsidRPr="007C6B90">
      <w:tab/>
      <w:t xml:space="preserve">Page </w:t>
    </w:r>
    <w:r w:rsidR="00372871">
      <w:fldChar w:fldCharType="begin"/>
    </w:r>
    <w:r w:rsidR="00372871">
      <w:instrText xml:space="preserve"> PAGE  \* Arabic  \* MERGEFORMAT </w:instrText>
    </w:r>
    <w:r w:rsidR="00372871">
      <w:fldChar w:fldCharType="separate"/>
    </w:r>
    <w:r w:rsidR="00372871">
      <w:rPr>
        <w:noProof/>
      </w:rPr>
      <w:t>1</w:t>
    </w:r>
    <w:r w:rsidR="00372871">
      <w:fldChar w:fldCharType="end"/>
    </w:r>
    <w:r w:rsidR="00372871" w:rsidRPr="007C6B90">
      <w:t xml:space="preserve"> of </w:t>
    </w:r>
    <w:r w:rsidR="00CC4516">
      <w:fldChar w:fldCharType="begin"/>
    </w:r>
    <w:r w:rsidR="00CC4516">
      <w:instrText xml:space="preserve"> =</w:instrText>
    </w:r>
    <w:fldSimple w:instr=" NUMPAGES   \* MERGEFORMAT ">
      <w:r w:rsidR="00DF50D2">
        <w:rPr>
          <w:noProof/>
        </w:rPr>
        <w:instrText>6</w:instrText>
      </w:r>
    </w:fldSimple>
    <w:r w:rsidR="00CC4516">
      <w:instrText xml:space="preserve"> - </w:instrText>
    </w:r>
    <w:fldSimple w:instr=" PAGEREF  EndOfTOC  \* MERGEFORMAT ">
      <w:r w:rsidR="00DF50D2">
        <w:rPr>
          <w:noProof/>
        </w:rPr>
        <w:instrText>2</w:instrText>
      </w:r>
    </w:fldSimple>
    <w:r w:rsidR="00CC4516">
      <w:instrText xml:space="preserve"> - 1 </w:instrText>
    </w:r>
    <w:r w:rsidR="00CC4516">
      <w:fldChar w:fldCharType="separate"/>
    </w:r>
    <w:r w:rsidR="00DF50D2">
      <w:rPr>
        <w:noProof/>
      </w:rPr>
      <w:t>3</w:t>
    </w:r>
    <w:r w:rsidR="00CC4516">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652692" w14:textId="77777777" w:rsidR="000E10E4" w:rsidRDefault="000E10E4" w:rsidP="00D73986">
      <w:r>
        <w:separator/>
      </w:r>
    </w:p>
  </w:footnote>
  <w:footnote w:type="continuationSeparator" w:id="0">
    <w:p w14:paraId="202C5C17" w14:textId="77777777" w:rsidR="000E10E4" w:rsidRDefault="000E10E4" w:rsidP="00D739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AF259" w14:textId="77777777" w:rsidR="0052159D" w:rsidRDefault="005215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188A7" w14:textId="77777777" w:rsidR="009652AC" w:rsidRDefault="009652AC" w:rsidP="009652AC">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C9D98" w14:textId="77777777" w:rsidR="0052159D" w:rsidRDefault="0052159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3C14E" w14:textId="5EB89345" w:rsidR="00FE6391" w:rsidRPr="00C237FA" w:rsidRDefault="00FE6391" w:rsidP="00D73986">
    <w:pPr>
      <w:pStyle w:val="Header"/>
    </w:pPr>
    <w:r w:rsidRPr="00C237FA">
      <w:fldChar w:fldCharType="begin"/>
    </w:r>
    <w:r w:rsidRPr="00C237FA">
      <w:instrText xml:space="preserve"> REF DocumentTitle \h  \* MERGEFORMAT </w:instrText>
    </w:r>
    <w:r w:rsidRPr="00C237FA">
      <w:fldChar w:fldCharType="separate"/>
    </w:r>
    <w:r w:rsidR="00985E79">
      <w:t xml:space="preserve">Use Case Model </w:t>
    </w:r>
    <w:r w:rsidRPr="00C237FA">
      <w:fldChar w:fldCharType="end"/>
    </w:r>
    <w:r w:rsidRPr="00C237FA">
      <w:tab/>
    </w:r>
    <w:r w:rsidRPr="00C237FA">
      <w:tab/>
      <w:t xml:space="preserve">Last Modified:  </w:t>
    </w:r>
    <w:r w:rsidRPr="00C237FA">
      <w:fldChar w:fldCharType="begin"/>
    </w:r>
    <w:r w:rsidRPr="00C237FA">
      <w:instrText xml:space="preserve"> SAVEDATE  \@ "dddd, MMMM d, yyyy"  \* MERGEFORMAT </w:instrText>
    </w:r>
    <w:r w:rsidRPr="00C237FA">
      <w:fldChar w:fldCharType="separate"/>
    </w:r>
    <w:ins w:id="4" w:author="Allen Rivas" w:date="2021-05-16T18:11:00Z">
      <w:r w:rsidR="00DF50D2">
        <w:rPr>
          <w:noProof/>
        </w:rPr>
        <w:t>Tuesday, May 11, 2021</w:t>
      </w:r>
    </w:ins>
    <w:del w:id="5" w:author="Allen Rivas" w:date="2021-05-16T18:11:00Z">
      <w:r w:rsidR="00204404" w:rsidDel="00DF50D2">
        <w:rPr>
          <w:noProof/>
        </w:rPr>
        <w:delText>Tuesday, March 23, 2021</w:delText>
      </w:r>
    </w:del>
    <w:r w:rsidRPr="00C237FA">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479F8" w14:textId="77777777" w:rsidR="00FE6391" w:rsidRDefault="00FE6391" w:rsidP="00D7398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E4DCF" w14:textId="77E7B0D1" w:rsidR="00372871" w:rsidRPr="00C237FA" w:rsidRDefault="00372871" w:rsidP="00D73986">
    <w:pPr>
      <w:pStyle w:val="Header"/>
    </w:pPr>
    <w:r w:rsidRPr="00C237FA">
      <w:fldChar w:fldCharType="begin"/>
    </w:r>
    <w:r w:rsidRPr="00C237FA">
      <w:instrText xml:space="preserve"> REF DocumentTitle \h  \* MERGEFORMAT </w:instrText>
    </w:r>
    <w:r w:rsidRPr="00C237FA">
      <w:fldChar w:fldCharType="separate"/>
    </w:r>
    <w:r w:rsidR="00985E79">
      <w:t xml:space="preserve">Use Case Model </w:t>
    </w:r>
    <w:r w:rsidRPr="00C237FA">
      <w:fldChar w:fldCharType="end"/>
    </w:r>
    <w:r w:rsidRPr="00C237FA">
      <w:tab/>
    </w:r>
    <w:r w:rsidRPr="00C237FA">
      <w:tab/>
      <w:t xml:space="preserve">Last Modified:  </w:t>
    </w:r>
    <w:r w:rsidRPr="00C237FA">
      <w:fldChar w:fldCharType="begin"/>
    </w:r>
    <w:r w:rsidRPr="00C237FA">
      <w:instrText xml:space="preserve"> SAVEDATE  \@ "dddd, MMMM d, yyyy"  \* MERGEFORMAT </w:instrText>
    </w:r>
    <w:r w:rsidRPr="00C237FA">
      <w:fldChar w:fldCharType="separate"/>
    </w:r>
    <w:ins w:id="60" w:author="Allen Rivas" w:date="2021-05-16T18:11:00Z">
      <w:r w:rsidR="00DF50D2">
        <w:rPr>
          <w:noProof/>
        </w:rPr>
        <w:t>Tuesday, May 11, 2021</w:t>
      </w:r>
    </w:ins>
    <w:del w:id="61" w:author="Allen Rivas" w:date="2021-05-16T18:11:00Z">
      <w:r w:rsidR="00204404" w:rsidDel="00DF50D2">
        <w:rPr>
          <w:noProof/>
        </w:rPr>
        <w:delText>Tuesday, March 23, 2021</w:delText>
      </w:r>
    </w:del>
    <w:r w:rsidRPr="00C237FA">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36356"/>
    <w:multiLevelType w:val="hybridMultilevel"/>
    <w:tmpl w:val="8E340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B16775"/>
    <w:multiLevelType w:val="hybridMultilevel"/>
    <w:tmpl w:val="8E340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4200CD"/>
    <w:multiLevelType w:val="multilevel"/>
    <w:tmpl w:val="AAB806E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D357D20"/>
    <w:multiLevelType w:val="hybridMultilevel"/>
    <w:tmpl w:val="2E085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4614FB"/>
    <w:multiLevelType w:val="hybridMultilevel"/>
    <w:tmpl w:val="47A86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3B6741"/>
    <w:multiLevelType w:val="hybridMultilevel"/>
    <w:tmpl w:val="09ECFF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5"/>
  </w:num>
  <w:num w:numId="5">
    <w:abstractNumId w:val="1"/>
  </w:num>
  <w:num w:numId="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len Rivas">
    <w15:presenceInfo w15:providerId="Windows Live" w15:userId="011d72a5cfb2d7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935"/>
    <w:rsid w:val="0000490A"/>
    <w:rsid w:val="00013B9E"/>
    <w:rsid w:val="000246CF"/>
    <w:rsid w:val="000774C0"/>
    <w:rsid w:val="000C530D"/>
    <w:rsid w:val="000E10E4"/>
    <w:rsid w:val="000E24B8"/>
    <w:rsid w:val="000E790D"/>
    <w:rsid w:val="000F0FE9"/>
    <w:rsid w:val="00116932"/>
    <w:rsid w:val="00126BCF"/>
    <w:rsid w:val="0013122B"/>
    <w:rsid w:val="00196230"/>
    <w:rsid w:val="001E5FB9"/>
    <w:rsid w:val="001F0868"/>
    <w:rsid w:val="00200EBD"/>
    <w:rsid w:val="00204404"/>
    <w:rsid w:val="00205B61"/>
    <w:rsid w:val="002D5DF5"/>
    <w:rsid w:val="002E3212"/>
    <w:rsid w:val="00334ABF"/>
    <w:rsid w:val="00345094"/>
    <w:rsid w:val="00347A0C"/>
    <w:rsid w:val="00372871"/>
    <w:rsid w:val="00396D65"/>
    <w:rsid w:val="003D6E3D"/>
    <w:rsid w:val="0047298E"/>
    <w:rsid w:val="004931D0"/>
    <w:rsid w:val="004C00E5"/>
    <w:rsid w:val="004C3DF1"/>
    <w:rsid w:val="004F22BD"/>
    <w:rsid w:val="0052159D"/>
    <w:rsid w:val="00566D30"/>
    <w:rsid w:val="00575AAD"/>
    <w:rsid w:val="005C0CF6"/>
    <w:rsid w:val="005C2960"/>
    <w:rsid w:val="00604E16"/>
    <w:rsid w:val="00617FFC"/>
    <w:rsid w:val="00621A7F"/>
    <w:rsid w:val="00656E0B"/>
    <w:rsid w:val="006815E2"/>
    <w:rsid w:val="00686996"/>
    <w:rsid w:val="006912DD"/>
    <w:rsid w:val="006B6E74"/>
    <w:rsid w:val="006C2BC0"/>
    <w:rsid w:val="00760A8E"/>
    <w:rsid w:val="0077026B"/>
    <w:rsid w:val="007A3348"/>
    <w:rsid w:val="007C2935"/>
    <w:rsid w:val="007C6B90"/>
    <w:rsid w:val="007D428C"/>
    <w:rsid w:val="007E5CF8"/>
    <w:rsid w:val="007E6647"/>
    <w:rsid w:val="00800FEF"/>
    <w:rsid w:val="00811B9D"/>
    <w:rsid w:val="0084306B"/>
    <w:rsid w:val="008437A3"/>
    <w:rsid w:val="00845520"/>
    <w:rsid w:val="00866B44"/>
    <w:rsid w:val="00872609"/>
    <w:rsid w:val="00883982"/>
    <w:rsid w:val="008C1CAA"/>
    <w:rsid w:val="008E4E0F"/>
    <w:rsid w:val="00921F78"/>
    <w:rsid w:val="00946076"/>
    <w:rsid w:val="009652AC"/>
    <w:rsid w:val="009735F5"/>
    <w:rsid w:val="00985E79"/>
    <w:rsid w:val="009B577F"/>
    <w:rsid w:val="009D12CA"/>
    <w:rsid w:val="00A011D0"/>
    <w:rsid w:val="00A15D9C"/>
    <w:rsid w:val="00A32A2E"/>
    <w:rsid w:val="00A63D97"/>
    <w:rsid w:val="00A82140"/>
    <w:rsid w:val="00AA538F"/>
    <w:rsid w:val="00AC473A"/>
    <w:rsid w:val="00AE78AD"/>
    <w:rsid w:val="00B17620"/>
    <w:rsid w:val="00B93DBD"/>
    <w:rsid w:val="00BB5443"/>
    <w:rsid w:val="00BC529A"/>
    <w:rsid w:val="00BE0AEB"/>
    <w:rsid w:val="00BE23E8"/>
    <w:rsid w:val="00BF31CF"/>
    <w:rsid w:val="00C037DA"/>
    <w:rsid w:val="00C161C0"/>
    <w:rsid w:val="00C20764"/>
    <w:rsid w:val="00C237FA"/>
    <w:rsid w:val="00C53336"/>
    <w:rsid w:val="00C60461"/>
    <w:rsid w:val="00C73210"/>
    <w:rsid w:val="00CA7981"/>
    <w:rsid w:val="00CC17B0"/>
    <w:rsid w:val="00CC4516"/>
    <w:rsid w:val="00CD4E89"/>
    <w:rsid w:val="00D2139F"/>
    <w:rsid w:val="00D274E3"/>
    <w:rsid w:val="00D73986"/>
    <w:rsid w:val="00D80B3F"/>
    <w:rsid w:val="00DA480A"/>
    <w:rsid w:val="00DB70B3"/>
    <w:rsid w:val="00DD077A"/>
    <w:rsid w:val="00DF50D2"/>
    <w:rsid w:val="00E11F13"/>
    <w:rsid w:val="00E23B71"/>
    <w:rsid w:val="00E331C0"/>
    <w:rsid w:val="00E534CF"/>
    <w:rsid w:val="00E664C8"/>
    <w:rsid w:val="00E91ACB"/>
    <w:rsid w:val="00EA16FE"/>
    <w:rsid w:val="00EA412C"/>
    <w:rsid w:val="00EA6CA7"/>
    <w:rsid w:val="00EC7326"/>
    <w:rsid w:val="00EE7695"/>
    <w:rsid w:val="00EF4CFB"/>
    <w:rsid w:val="00F2135D"/>
    <w:rsid w:val="00F73A7B"/>
    <w:rsid w:val="00FB6AD5"/>
    <w:rsid w:val="00FC314B"/>
    <w:rsid w:val="00FC7841"/>
    <w:rsid w:val="00FE6391"/>
    <w:rsid w:val="00FF3DA5"/>
    <w:rsid w:val="00FF40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A4193"/>
  <w14:defaultImageDpi w14:val="32767"/>
  <w15:chartTrackingRefBased/>
  <w15:docId w15:val="{35FB2A9A-A0A2-41E3-959E-696A59D2D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986"/>
  </w:style>
  <w:style w:type="paragraph" w:styleId="Heading1">
    <w:name w:val="heading 1"/>
    <w:basedOn w:val="Normal"/>
    <w:next w:val="NormalL1"/>
    <w:link w:val="Heading1Char"/>
    <w:uiPriority w:val="9"/>
    <w:qFormat/>
    <w:rsid w:val="00CC17B0"/>
    <w:pPr>
      <w:keepNext/>
      <w:keepLines/>
      <w:numPr>
        <w:numId w:val="2"/>
      </w:numPr>
      <w:spacing w:before="36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L2"/>
    <w:link w:val="Heading2Char"/>
    <w:uiPriority w:val="9"/>
    <w:unhideWhenUsed/>
    <w:qFormat/>
    <w:rsid w:val="00BF31CF"/>
    <w:pPr>
      <w:keepNext/>
      <w:keepLines/>
      <w:numPr>
        <w:ilvl w:val="1"/>
        <w:numId w:val="2"/>
      </w:numPr>
      <w:spacing w:before="40" w:after="0"/>
      <w:ind w:left="720" w:hanging="7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L2"/>
    <w:link w:val="Heading3Char"/>
    <w:uiPriority w:val="9"/>
    <w:unhideWhenUsed/>
    <w:qFormat/>
    <w:rsid w:val="00921F78"/>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L2"/>
    <w:link w:val="Heading4Char"/>
    <w:uiPriority w:val="9"/>
    <w:unhideWhenUsed/>
    <w:qFormat/>
    <w:rsid w:val="00921F7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rsid w:val="00921F7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21F7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21F7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21F7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21F7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64C8"/>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64C8"/>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C237FA"/>
    <w:pPr>
      <w:pBdr>
        <w:bottom w:val="thickThinMediumGap" w:sz="4" w:space="1" w:color="auto"/>
      </w:pBdr>
      <w:tabs>
        <w:tab w:val="center" w:pos="5400"/>
        <w:tab w:val="right" w:pos="10800"/>
      </w:tabs>
      <w:spacing w:after="120" w:line="240" w:lineRule="auto"/>
    </w:pPr>
    <w:rPr>
      <w:sz w:val="18"/>
      <w:szCs w:val="18"/>
    </w:rPr>
  </w:style>
  <w:style w:type="character" w:customStyle="1" w:styleId="HeaderChar">
    <w:name w:val="Header Char"/>
    <w:basedOn w:val="DefaultParagraphFont"/>
    <w:link w:val="Header"/>
    <w:uiPriority w:val="99"/>
    <w:rsid w:val="00C237FA"/>
    <w:rPr>
      <w:sz w:val="18"/>
      <w:szCs w:val="18"/>
    </w:rPr>
  </w:style>
  <w:style w:type="paragraph" w:styleId="Footer">
    <w:name w:val="footer"/>
    <w:basedOn w:val="Header"/>
    <w:link w:val="FooterChar"/>
    <w:uiPriority w:val="99"/>
    <w:unhideWhenUsed/>
    <w:rsid w:val="00E11F13"/>
    <w:pPr>
      <w:pBdr>
        <w:top w:val="thickThinMediumGap" w:sz="8" w:space="1" w:color="auto"/>
        <w:bottom w:val="none" w:sz="0" w:space="0" w:color="auto"/>
      </w:pBdr>
      <w:spacing w:before="120" w:after="0"/>
    </w:pPr>
  </w:style>
  <w:style w:type="character" w:customStyle="1" w:styleId="FooterChar">
    <w:name w:val="Footer Char"/>
    <w:basedOn w:val="DefaultParagraphFont"/>
    <w:link w:val="Footer"/>
    <w:uiPriority w:val="99"/>
    <w:rsid w:val="00E11F13"/>
    <w:rPr>
      <w:sz w:val="18"/>
      <w:szCs w:val="18"/>
    </w:rPr>
  </w:style>
  <w:style w:type="table" w:styleId="TableGrid">
    <w:name w:val="Table Grid"/>
    <w:basedOn w:val="TableNormal"/>
    <w:uiPriority w:val="39"/>
    <w:rsid w:val="00EC73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760A8E"/>
    <w:pPr>
      <w:spacing w:after="240" w:line="240" w:lineRule="auto"/>
      <w:ind w:left="720"/>
      <w:contextualSpacing/>
      <w:jc w:val="both"/>
    </w:pPr>
    <w:rPr>
      <w:rFonts w:ascii="Calibri" w:eastAsia="Garamond" w:hAnsi="Calibri" w:cs="Calibri"/>
      <w:lang w:val="en"/>
    </w:rPr>
  </w:style>
  <w:style w:type="character" w:styleId="Hyperlink">
    <w:name w:val="Hyperlink"/>
    <w:basedOn w:val="DefaultParagraphFont"/>
    <w:uiPriority w:val="99"/>
    <w:unhideWhenUsed/>
    <w:rsid w:val="00575AAD"/>
    <w:rPr>
      <w:color w:val="0563C1" w:themeColor="hyperlink"/>
      <w:u w:val="single"/>
    </w:rPr>
  </w:style>
  <w:style w:type="character" w:styleId="UnresolvedMention">
    <w:name w:val="Unresolved Mention"/>
    <w:basedOn w:val="DefaultParagraphFont"/>
    <w:uiPriority w:val="99"/>
    <w:semiHidden/>
    <w:unhideWhenUsed/>
    <w:rsid w:val="00575AAD"/>
    <w:rPr>
      <w:color w:val="605E5C"/>
      <w:shd w:val="clear" w:color="auto" w:fill="E1DFDD"/>
    </w:rPr>
  </w:style>
  <w:style w:type="character" w:customStyle="1" w:styleId="Heading2Char">
    <w:name w:val="Heading 2 Char"/>
    <w:basedOn w:val="DefaultParagraphFont"/>
    <w:link w:val="Heading2"/>
    <w:uiPriority w:val="9"/>
    <w:rsid w:val="00BF31C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C17B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21F7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21F7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21F7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21F7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21F7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21F7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21F7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rsid w:val="00C20764"/>
    <w:pPr>
      <w:numPr>
        <w:numId w:val="0"/>
      </w:numPr>
      <w:outlineLvl w:val="9"/>
    </w:pPr>
  </w:style>
  <w:style w:type="paragraph" w:styleId="TOC1">
    <w:name w:val="toc 1"/>
    <w:basedOn w:val="Normal"/>
    <w:next w:val="Normal"/>
    <w:uiPriority w:val="39"/>
    <w:unhideWhenUsed/>
    <w:rsid w:val="008437A3"/>
    <w:pPr>
      <w:tabs>
        <w:tab w:val="left" w:pos="540"/>
        <w:tab w:val="right" w:leader="dot" w:pos="10790"/>
      </w:tabs>
      <w:spacing w:before="360" w:after="100"/>
    </w:pPr>
    <w:rPr>
      <w:noProof/>
      <w:sz w:val="28"/>
    </w:rPr>
  </w:style>
  <w:style w:type="paragraph" w:styleId="TOC2">
    <w:name w:val="toc 2"/>
    <w:basedOn w:val="Normal"/>
    <w:next w:val="Normal"/>
    <w:uiPriority w:val="39"/>
    <w:unhideWhenUsed/>
    <w:rsid w:val="009735F5"/>
    <w:pPr>
      <w:tabs>
        <w:tab w:val="left" w:pos="1080"/>
        <w:tab w:val="right" w:leader="dot" w:pos="10790"/>
      </w:tabs>
      <w:spacing w:after="100"/>
      <w:ind w:left="540"/>
    </w:pPr>
  </w:style>
  <w:style w:type="character" w:styleId="CommentReference">
    <w:name w:val="annotation reference"/>
    <w:basedOn w:val="DefaultParagraphFont"/>
    <w:uiPriority w:val="99"/>
    <w:semiHidden/>
    <w:unhideWhenUsed/>
    <w:rsid w:val="00EE7695"/>
    <w:rPr>
      <w:sz w:val="16"/>
      <w:szCs w:val="16"/>
    </w:rPr>
  </w:style>
  <w:style w:type="paragraph" w:styleId="CommentText">
    <w:name w:val="annotation text"/>
    <w:basedOn w:val="Normal"/>
    <w:link w:val="CommentTextChar"/>
    <w:uiPriority w:val="99"/>
    <w:unhideWhenUsed/>
    <w:rsid w:val="00EE7695"/>
    <w:pPr>
      <w:spacing w:line="240" w:lineRule="auto"/>
    </w:pPr>
    <w:rPr>
      <w:sz w:val="20"/>
      <w:szCs w:val="20"/>
    </w:rPr>
  </w:style>
  <w:style w:type="character" w:customStyle="1" w:styleId="CommentTextChar">
    <w:name w:val="Comment Text Char"/>
    <w:basedOn w:val="DefaultParagraphFont"/>
    <w:link w:val="CommentText"/>
    <w:uiPriority w:val="99"/>
    <w:rsid w:val="00EE7695"/>
    <w:rPr>
      <w:sz w:val="20"/>
      <w:szCs w:val="20"/>
    </w:rPr>
  </w:style>
  <w:style w:type="paragraph" w:styleId="CommentSubject">
    <w:name w:val="annotation subject"/>
    <w:basedOn w:val="CommentText"/>
    <w:next w:val="CommentText"/>
    <w:link w:val="CommentSubjectChar"/>
    <w:uiPriority w:val="99"/>
    <w:semiHidden/>
    <w:unhideWhenUsed/>
    <w:rsid w:val="00EE7695"/>
    <w:rPr>
      <w:b/>
      <w:bCs/>
    </w:rPr>
  </w:style>
  <w:style w:type="character" w:customStyle="1" w:styleId="CommentSubjectChar">
    <w:name w:val="Comment Subject Char"/>
    <w:basedOn w:val="CommentTextChar"/>
    <w:link w:val="CommentSubject"/>
    <w:uiPriority w:val="99"/>
    <w:semiHidden/>
    <w:rsid w:val="00EE7695"/>
    <w:rPr>
      <w:b/>
      <w:bCs/>
      <w:sz w:val="20"/>
      <w:szCs w:val="20"/>
    </w:rPr>
  </w:style>
  <w:style w:type="paragraph" w:styleId="BalloonText">
    <w:name w:val="Balloon Text"/>
    <w:basedOn w:val="Normal"/>
    <w:link w:val="BalloonTextChar"/>
    <w:uiPriority w:val="99"/>
    <w:semiHidden/>
    <w:unhideWhenUsed/>
    <w:rsid w:val="00EE76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7695"/>
    <w:rPr>
      <w:rFonts w:ascii="Segoe UI" w:hAnsi="Segoe UI" w:cs="Segoe UI"/>
      <w:sz w:val="18"/>
      <w:szCs w:val="18"/>
    </w:rPr>
  </w:style>
  <w:style w:type="paragraph" w:styleId="TOC3">
    <w:name w:val="toc 3"/>
    <w:basedOn w:val="Normal"/>
    <w:next w:val="Normal"/>
    <w:uiPriority w:val="39"/>
    <w:unhideWhenUsed/>
    <w:rsid w:val="00F2135D"/>
    <w:pPr>
      <w:tabs>
        <w:tab w:val="left" w:pos="1620"/>
        <w:tab w:val="right" w:leader="dot" w:pos="10790"/>
      </w:tabs>
      <w:spacing w:after="100"/>
      <w:ind w:left="1080"/>
    </w:pPr>
  </w:style>
  <w:style w:type="paragraph" w:styleId="TOC4">
    <w:name w:val="toc 4"/>
    <w:basedOn w:val="Normal"/>
    <w:next w:val="Normal"/>
    <w:uiPriority w:val="39"/>
    <w:unhideWhenUsed/>
    <w:rsid w:val="00F2135D"/>
    <w:pPr>
      <w:tabs>
        <w:tab w:val="left" w:pos="2160"/>
        <w:tab w:val="right" w:leader="dot" w:pos="10790"/>
      </w:tabs>
      <w:spacing w:after="100"/>
      <w:ind w:left="1620"/>
    </w:pPr>
  </w:style>
  <w:style w:type="paragraph" w:customStyle="1" w:styleId="NormalL1">
    <w:name w:val="Normal L1"/>
    <w:basedOn w:val="Normal"/>
    <w:link w:val="NormalL1Char"/>
    <w:qFormat/>
    <w:rsid w:val="007A3348"/>
    <w:pPr>
      <w:ind w:left="432"/>
    </w:pPr>
  </w:style>
  <w:style w:type="paragraph" w:customStyle="1" w:styleId="NormalL2">
    <w:name w:val="Normal L2"/>
    <w:basedOn w:val="Normal"/>
    <w:link w:val="NormalL2Char"/>
    <w:qFormat/>
    <w:rsid w:val="00BF31CF"/>
    <w:pPr>
      <w:ind w:left="720"/>
    </w:pPr>
  </w:style>
  <w:style w:type="character" w:customStyle="1" w:styleId="NormalL1Char">
    <w:name w:val="Normal L1 Char"/>
    <w:basedOn w:val="DefaultParagraphFont"/>
    <w:link w:val="NormalL1"/>
    <w:rsid w:val="007A3348"/>
  </w:style>
  <w:style w:type="character" w:customStyle="1" w:styleId="NormalL2Char">
    <w:name w:val="Normal L2 Char"/>
    <w:basedOn w:val="DefaultParagraphFont"/>
    <w:link w:val="NormalL2"/>
    <w:rsid w:val="00BF31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yperlink" Target="mailto:allen.rrivas30@csu.fullerton.edu" TargetMode="External"/><Relationship Id="rId17" Type="http://schemas.openxmlformats.org/officeDocument/2006/relationships/header" Target="header3.xml"/><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6.jpeg"/><Relationship Id="rId28"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5.jpe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8047B-2912-447A-A2F7-5AE441625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6</Pages>
  <Words>627</Words>
  <Characters>3579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Bettens</dc:creator>
  <cp:keywords/>
  <dc:description/>
  <cp:lastModifiedBy>Allen Rivas</cp:lastModifiedBy>
  <cp:revision>97</cp:revision>
  <cp:lastPrinted>2020-09-05T21:16:00Z</cp:lastPrinted>
  <dcterms:created xsi:type="dcterms:W3CDTF">2020-09-04T22:31:00Z</dcterms:created>
  <dcterms:modified xsi:type="dcterms:W3CDTF">2021-05-17T01:13:00Z</dcterms:modified>
</cp:coreProperties>
</file>