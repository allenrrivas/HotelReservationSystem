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2F6762FC" w:rsidR="004C00E5" w:rsidRDefault="00827944" w:rsidP="00D73986">
      <w:pPr>
        <w:pStyle w:val="Title"/>
      </w:pPr>
      <w:bookmarkStart w:id="0" w:name="DocumentTitle"/>
      <w:r w:rsidRPr="00827944">
        <w:t>Risk List &amp; Risk Management Plan</w:t>
      </w:r>
      <w:r w:rsidR="00EA16FE">
        <w:t xml:space="preserve"> </w:t>
      </w:r>
      <w:bookmarkEnd w:id="0"/>
    </w:p>
    <w:p w14:paraId="66816C2B" w14:textId="1B2E06FA" w:rsidR="00EC7326" w:rsidRPr="00EC7326" w:rsidRDefault="004931D0" w:rsidP="00D73986">
      <w:pPr>
        <w:pStyle w:val="Title"/>
      </w:pPr>
      <w:r>
        <w:t>f</w:t>
      </w:r>
      <w:r w:rsidR="00EC7326" w:rsidRPr="00EC7326">
        <w:t>or the</w:t>
      </w:r>
    </w:p>
    <w:p w14:paraId="288E5FC1" w14:textId="35A78DE4" w:rsidR="00A82140" w:rsidRDefault="00AA452B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ins w:id="1" w:author="Allen Rivas" w:date="2021-05-11T18:51:00Z">
        <w:r>
          <w:rPr>
            <w:noProof/>
          </w:rPr>
          <w:drawing>
            <wp:inline distT="0" distB="0" distL="0" distR="0" wp14:anchorId="4655EB9D" wp14:editId="693CBA2D">
              <wp:extent cx="1791092" cy="1791092"/>
              <wp:effectExtent l="0" t="0" r="0" b="0"/>
              <wp:docPr id="14" name="Graphic 14" descr="Sleep with solid fill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Graphic 14" descr="Sleep with solid fill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1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19993" cy="18199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" w:author="Allen Rivas" w:date="2021-05-11T18:51:00Z">
        <w:r w:rsidR="00A82140" w:rsidDel="00AA452B">
          <w:rPr>
            <w:noProof/>
          </w:rPr>
          <w:drawing>
            <wp:inline distT="0" distB="0" distL="0" distR="0" wp14:anchorId="591BB13B" wp14:editId="77FB429C">
              <wp:extent cx="2164080" cy="135763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64080" cy="135763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</w:p>
    <w:p w14:paraId="606880A5" w14:textId="66FD0485" w:rsidR="00EC7326" w:rsidRDefault="00210E45" w:rsidP="00D73986">
      <w:pPr>
        <w:pStyle w:val="Title"/>
      </w:pPr>
      <w:bookmarkStart w:id="3" w:name="ProjectName"/>
      <w:r>
        <w:t>Hotel Room Reservation</w:t>
      </w:r>
      <w:r w:rsidR="00EA16FE">
        <w:t xml:space="preserve"> </w:t>
      </w:r>
      <w:bookmarkEnd w:id="3"/>
    </w:p>
    <w:p w14:paraId="5BA7DA9D" w14:textId="2431F917" w:rsidR="008E4E0F" w:rsidRPr="008E4E0F" w:rsidRDefault="008E4E0F" w:rsidP="00D73986">
      <w:pPr>
        <w:pStyle w:val="Title"/>
      </w:pPr>
      <w:r w:rsidRPr="008E4E0F">
        <w:t>System</w:t>
      </w:r>
    </w:p>
    <w:p w14:paraId="01E4935C" w14:textId="59248E4B" w:rsidR="004931D0" w:rsidRPr="004931D0" w:rsidRDefault="004931D0" w:rsidP="00D73986">
      <w:pPr>
        <w:pStyle w:val="Title"/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1"/>
        <w:gridCol w:w="3740"/>
        <w:gridCol w:w="3529"/>
      </w:tblGrid>
      <w:tr w:rsidR="00575AAD" w14:paraId="5D76B5A5" w14:textId="77777777" w:rsidTr="00946076">
        <w:trPr>
          <w:cantSplit/>
        </w:trPr>
        <w:tc>
          <w:tcPr>
            <w:tcW w:w="3118" w:type="dxa"/>
          </w:tcPr>
          <w:p w14:paraId="200628CC" w14:textId="6B524C30" w:rsidR="00575AAD" w:rsidRPr="00A011D0" w:rsidRDefault="00575AAD" w:rsidP="00A011D0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2757CD96" w14:textId="4A4FEEC6" w:rsidR="00575AAD" w:rsidRPr="00A011D0" w:rsidRDefault="00210E45" w:rsidP="00A011D0">
            <w:pPr>
              <w:rPr>
                <w:b/>
                <w:bCs/>
              </w:rPr>
            </w:pPr>
            <w:r w:rsidRPr="00210E45">
              <w:rPr>
                <w:b/>
                <w:bCs/>
              </w:rPr>
              <w:t>Allen Rivas</w:t>
            </w:r>
          </w:p>
        </w:tc>
        <w:tc>
          <w:tcPr>
            <w:tcW w:w="3116" w:type="dxa"/>
          </w:tcPr>
          <w:p w14:paraId="6E76C529" w14:textId="644C6ED9" w:rsidR="00575AAD" w:rsidRPr="00A011D0" w:rsidRDefault="00575AAD" w:rsidP="00A011D0">
            <w:pPr>
              <w:rPr>
                <w:b/>
                <w:bCs/>
              </w:rPr>
            </w:pPr>
          </w:p>
        </w:tc>
      </w:tr>
      <w:tr w:rsidR="00575AAD" w14:paraId="34AA4C19" w14:textId="77777777" w:rsidTr="00946076">
        <w:trPr>
          <w:cantSplit/>
        </w:trPr>
        <w:tc>
          <w:tcPr>
            <w:tcW w:w="3118" w:type="dxa"/>
          </w:tcPr>
          <w:p w14:paraId="2E236F9B" w14:textId="4F41CB2B" w:rsidR="00575AAD" w:rsidRDefault="00575AAD" w:rsidP="00946076">
            <w:pPr>
              <w:ind w:left="164"/>
            </w:pPr>
          </w:p>
        </w:tc>
        <w:tc>
          <w:tcPr>
            <w:tcW w:w="3116" w:type="dxa"/>
          </w:tcPr>
          <w:p w14:paraId="207D6008" w14:textId="30B52FBC" w:rsidR="00575AAD" w:rsidRDefault="00210E45" w:rsidP="00946076">
            <w:pPr>
              <w:ind w:left="164"/>
            </w:pPr>
            <w:r>
              <w:t>Chief Technical Officer (CTO)</w:t>
            </w:r>
          </w:p>
        </w:tc>
        <w:tc>
          <w:tcPr>
            <w:tcW w:w="3116" w:type="dxa"/>
          </w:tcPr>
          <w:p w14:paraId="04D9DAC4" w14:textId="63456E98" w:rsidR="00575AAD" w:rsidRDefault="00575AAD" w:rsidP="00946076">
            <w:pPr>
              <w:ind w:left="164"/>
            </w:pPr>
          </w:p>
        </w:tc>
      </w:tr>
      <w:tr w:rsidR="00575AAD" w14:paraId="6DEBAC48" w14:textId="77777777" w:rsidTr="00946076">
        <w:trPr>
          <w:cantSplit/>
        </w:trPr>
        <w:tc>
          <w:tcPr>
            <w:tcW w:w="3118" w:type="dxa"/>
          </w:tcPr>
          <w:p w14:paraId="04362C15" w14:textId="2A1C02AB" w:rsidR="00575AAD" w:rsidRDefault="00575AAD" w:rsidP="00946076">
            <w:pPr>
              <w:ind w:left="164"/>
            </w:pPr>
          </w:p>
        </w:tc>
        <w:tc>
          <w:tcPr>
            <w:tcW w:w="3116" w:type="dxa"/>
          </w:tcPr>
          <w:p w14:paraId="2D45E2AB" w14:textId="1D58D22A" w:rsidR="00575AAD" w:rsidRDefault="00C1293D" w:rsidP="00946076">
            <w:pPr>
              <w:ind w:left="164"/>
            </w:pPr>
            <w:hyperlink r:id="rId12" w:history="1">
              <w:r w:rsidR="00210E45" w:rsidRPr="00CB16D5">
                <w:rPr>
                  <w:rStyle w:val="Hyperlink"/>
                </w:rPr>
                <w:t>allen.rrivas30@csu.fullerton.edu</w:t>
              </w:r>
            </w:hyperlink>
          </w:p>
        </w:tc>
        <w:tc>
          <w:tcPr>
            <w:tcW w:w="3116" w:type="dxa"/>
          </w:tcPr>
          <w:p w14:paraId="6D158712" w14:textId="79B0AF68" w:rsidR="00575AAD" w:rsidRDefault="00575AAD" w:rsidP="00946076">
            <w:pPr>
              <w:ind w:left="164"/>
            </w:pP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23674B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23674B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47A78727" w:rsidR="00760A8E" w:rsidRDefault="004F15D4" w:rsidP="00D73986">
            <w:r>
              <w:t>March 23, 2021</w:t>
            </w:r>
          </w:p>
        </w:tc>
        <w:tc>
          <w:tcPr>
            <w:tcW w:w="2961" w:type="pct"/>
          </w:tcPr>
          <w:p w14:paraId="6FCBE220" w14:textId="0DAE7A11" w:rsidR="00760A8E" w:rsidRDefault="004F15D4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First draft. To be refined primarily during the elaboration phase.</w:t>
            </w:r>
          </w:p>
        </w:tc>
        <w:tc>
          <w:tcPr>
            <w:tcW w:w="748" w:type="pct"/>
          </w:tcPr>
          <w:p w14:paraId="1CC7EF68" w14:textId="7D705DC4" w:rsidR="004F15D4" w:rsidRDefault="004F15D4" w:rsidP="004F15D4">
            <w:r>
              <w:t>Allen Rivas</w:t>
            </w:r>
          </w:p>
          <w:p w14:paraId="7BAECB26" w14:textId="48567814" w:rsidR="00760A8E" w:rsidRDefault="00760A8E" w:rsidP="00D73986"/>
        </w:tc>
      </w:tr>
      <w:tr w:rsidR="008B0E18" w14:paraId="7649F5DD" w14:textId="77777777" w:rsidTr="0023674B">
        <w:tc>
          <w:tcPr>
            <w:tcW w:w="0" w:type="auto"/>
          </w:tcPr>
          <w:p w14:paraId="0CDA071F" w14:textId="3B886461" w:rsidR="008B0E18" w:rsidRDefault="008B0E18" w:rsidP="00D73986">
            <w:r>
              <w:t>1.1</w:t>
            </w:r>
          </w:p>
        </w:tc>
        <w:tc>
          <w:tcPr>
            <w:tcW w:w="867" w:type="pct"/>
          </w:tcPr>
          <w:p w14:paraId="234FDDAC" w14:textId="22846C76" w:rsidR="008B0E18" w:rsidRDefault="0038508B" w:rsidP="00D73986">
            <w:r>
              <w:t>April</w:t>
            </w:r>
            <w:r w:rsidR="008B0E18">
              <w:t xml:space="preserve"> </w:t>
            </w:r>
            <w:r>
              <w:t>27</w:t>
            </w:r>
            <w:r w:rsidR="008B0E18">
              <w:t>, 2021</w:t>
            </w:r>
          </w:p>
        </w:tc>
        <w:tc>
          <w:tcPr>
            <w:tcW w:w="2961" w:type="pct"/>
          </w:tcPr>
          <w:p w14:paraId="49F7C5CF" w14:textId="495E859B" w:rsidR="008B0E18" w:rsidRDefault="008B0E18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Updated this draft with a new logo and the Metric used to Measure column in the Risk List and Risk Management Plan.</w:t>
            </w:r>
          </w:p>
        </w:tc>
        <w:tc>
          <w:tcPr>
            <w:tcW w:w="748" w:type="pct"/>
          </w:tcPr>
          <w:p w14:paraId="416C6420" w14:textId="009F9A1A" w:rsidR="008B0E18" w:rsidRDefault="008B0E18" w:rsidP="004F15D4">
            <w:r>
              <w:t>Allen Rivas</w:t>
            </w:r>
          </w:p>
        </w:tc>
      </w:tr>
      <w:tr w:rsidR="008B0E18" w14:paraId="0F687145" w14:textId="77777777" w:rsidTr="0023674B">
        <w:tc>
          <w:tcPr>
            <w:tcW w:w="0" w:type="auto"/>
          </w:tcPr>
          <w:p w14:paraId="0156374E" w14:textId="20C44BC0" w:rsidR="008B0E18" w:rsidRDefault="008B0E18" w:rsidP="00D73986">
            <w:r>
              <w:t>1.2</w:t>
            </w:r>
          </w:p>
        </w:tc>
        <w:tc>
          <w:tcPr>
            <w:tcW w:w="867" w:type="pct"/>
          </w:tcPr>
          <w:p w14:paraId="63945E96" w14:textId="0B7160BF" w:rsidR="008B0E18" w:rsidRDefault="008B0E18" w:rsidP="00D73986">
            <w:r>
              <w:t>May 16, 2021</w:t>
            </w:r>
          </w:p>
        </w:tc>
        <w:tc>
          <w:tcPr>
            <w:tcW w:w="2961" w:type="pct"/>
          </w:tcPr>
          <w:p w14:paraId="4DFD839F" w14:textId="3F483B75" w:rsidR="008B0E18" w:rsidRDefault="008B0E18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Updated this draft by adding change bars to indicate the changes that have been made</w:t>
            </w:r>
            <w:r w:rsidR="00EC4E3A">
              <w:t xml:space="preserve"> and the Metric used to Measure column in the Risk List and Risk Management Plan</w:t>
            </w:r>
            <w:r>
              <w:t>.</w:t>
            </w:r>
          </w:p>
        </w:tc>
        <w:tc>
          <w:tcPr>
            <w:tcW w:w="748" w:type="pct"/>
          </w:tcPr>
          <w:p w14:paraId="11AF5BFB" w14:textId="63AD9D62" w:rsidR="008B0E18" w:rsidRDefault="008B0E18" w:rsidP="004F15D4">
            <w:r>
              <w:t>Allen Rivas</w:t>
            </w:r>
          </w:p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61E2DAB0" w14:textId="3FBF442E" w:rsidR="008031DD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22915" w:history="1">
            <w:r w:rsidR="008031DD" w:rsidRPr="004F070C">
              <w:rPr>
                <w:rStyle w:val="Hyperlink"/>
              </w:rPr>
              <w:t>1</w:t>
            </w:r>
            <w:r w:rsidR="008031DD">
              <w:rPr>
                <w:rFonts w:eastAsiaTheme="minorEastAsia"/>
                <w:sz w:val="22"/>
              </w:rPr>
              <w:tab/>
            </w:r>
            <w:r w:rsidR="008031DD" w:rsidRPr="004F070C">
              <w:rPr>
                <w:rStyle w:val="Hyperlink"/>
              </w:rPr>
              <w:t>Risk Identification and Mitigation Plan</w:t>
            </w:r>
            <w:r w:rsidR="008031DD">
              <w:rPr>
                <w:webHidden/>
              </w:rPr>
              <w:tab/>
            </w:r>
            <w:r w:rsidR="008031DD">
              <w:rPr>
                <w:webHidden/>
              </w:rPr>
              <w:fldChar w:fldCharType="begin"/>
            </w:r>
            <w:r w:rsidR="008031DD">
              <w:rPr>
                <w:webHidden/>
              </w:rPr>
              <w:instrText xml:space="preserve"> PAGEREF _Toc50222915 \h </w:instrText>
            </w:r>
            <w:r w:rsidR="008031DD">
              <w:rPr>
                <w:webHidden/>
              </w:rPr>
            </w:r>
            <w:r w:rsidR="008031DD">
              <w:rPr>
                <w:webHidden/>
              </w:rPr>
              <w:fldChar w:fldCharType="separate"/>
            </w:r>
            <w:r w:rsidR="00FB4EC6">
              <w:rPr>
                <w:webHidden/>
              </w:rPr>
              <w:t>1</w:t>
            </w:r>
            <w:r w:rsidR="008031DD">
              <w:rPr>
                <w:webHidden/>
              </w:rPr>
              <w:fldChar w:fldCharType="end"/>
            </w:r>
          </w:hyperlink>
          <w:ins w:id="4" w:author="Allen Rivas" w:date="2021-05-16T18:06:00Z">
            <w:r w:rsidR="000E2F24">
              <w:t>-4</w:t>
            </w:r>
          </w:ins>
        </w:p>
        <w:p w14:paraId="1EFE7559" w14:textId="56EC6A6D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5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9"/>
          <w:footerReference w:type="default" r:id="rId20"/>
          <w:headerReference w:type="first" r:id="rId21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5"/>
    <w:p w14:paraId="52D8DA31" w14:textId="16C64BC7" w:rsidR="00EA16FE" w:rsidRPr="005C2960" w:rsidRDefault="00EA16FE" w:rsidP="00D73986"/>
    <w:p w14:paraId="2C07F5A7" w14:textId="65F3E4A4" w:rsidR="00EA16FE" w:rsidRDefault="0018462E" w:rsidP="00CC17B0">
      <w:pPr>
        <w:pStyle w:val="Heading1"/>
      </w:pPr>
      <w:bookmarkStart w:id="6" w:name="_Toc50222915"/>
      <w:r>
        <w:t>Risk Identification and Mitigation Plan</w:t>
      </w:r>
      <w:bookmarkEnd w:id="6"/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628"/>
        <w:gridCol w:w="1940"/>
        <w:gridCol w:w="4990"/>
        <w:gridCol w:w="1079"/>
        <w:gridCol w:w="1171"/>
        <w:gridCol w:w="2789"/>
        <w:gridCol w:w="1793"/>
      </w:tblGrid>
      <w:tr w:rsidR="0088490D" w14:paraId="71BCE095" w14:textId="3F803938" w:rsidTr="001E4962">
        <w:trPr>
          <w:tblHeader/>
        </w:trPr>
        <w:tc>
          <w:tcPr>
            <w:tcW w:w="218" w:type="pct"/>
            <w:shd w:val="clear" w:color="auto" w:fill="D9D9D9" w:themeFill="background1" w:themeFillShade="D9"/>
            <w:vAlign w:val="bottom"/>
          </w:tcPr>
          <w:p w14:paraId="61A31997" w14:textId="4806645C" w:rsidR="0088490D" w:rsidRPr="00D535DD" w:rsidRDefault="0088490D" w:rsidP="0088490D">
            <w:r>
              <w:t>No.</w:t>
            </w:r>
          </w:p>
        </w:tc>
        <w:tc>
          <w:tcPr>
            <w:tcW w:w="674" w:type="pct"/>
            <w:shd w:val="clear" w:color="auto" w:fill="D9D9D9" w:themeFill="background1" w:themeFillShade="D9"/>
            <w:vAlign w:val="bottom"/>
          </w:tcPr>
          <w:p w14:paraId="49199803" w14:textId="0E5AA214" w:rsidR="0088490D" w:rsidRPr="00D535DD" w:rsidRDefault="0088490D" w:rsidP="0088490D">
            <w:r>
              <w:t>Title</w:t>
            </w:r>
          </w:p>
        </w:tc>
        <w:tc>
          <w:tcPr>
            <w:tcW w:w="1734" w:type="pct"/>
            <w:shd w:val="clear" w:color="auto" w:fill="D9D9D9" w:themeFill="background1" w:themeFillShade="D9"/>
            <w:vAlign w:val="bottom"/>
          </w:tcPr>
          <w:p w14:paraId="75E982FA" w14:textId="64B6CD9E" w:rsidR="0088490D" w:rsidRPr="00D535DD" w:rsidRDefault="0088490D" w:rsidP="0088490D">
            <w:r>
              <w:t>Description</w:t>
            </w:r>
          </w:p>
        </w:tc>
        <w:tc>
          <w:tcPr>
            <w:tcW w:w="375" w:type="pct"/>
            <w:shd w:val="clear" w:color="auto" w:fill="D9D9D9" w:themeFill="background1" w:themeFillShade="D9"/>
            <w:vAlign w:val="bottom"/>
          </w:tcPr>
          <w:p w14:paraId="1A52B37F" w14:textId="2BD64ED5" w:rsidR="0088490D" w:rsidRPr="00D535DD" w:rsidRDefault="0088490D" w:rsidP="0088490D">
            <w:r>
              <w:t>Weight</w:t>
            </w:r>
          </w:p>
        </w:tc>
        <w:tc>
          <w:tcPr>
            <w:tcW w:w="407" w:type="pct"/>
            <w:shd w:val="clear" w:color="auto" w:fill="D9D9D9" w:themeFill="background1" w:themeFillShade="D9"/>
            <w:vAlign w:val="bottom"/>
          </w:tcPr>
          <w:p w14:paraId="6B44A4E7" w14:textId="350EB2F7" w:rsidR="0088490D" w:rsidRDefault="0088490D" w:rsidP="0088490D">
            <w:r>
              <w:t>Category</w:t>
            </w:r>
          </w:p>
        </w:tc>
        <w:tc>
          <w:tcPr>
            <w:tcW w:w="969" w:type="pct"/>
            <w:shd w:val="clear" w:color="auto" w:fill="D9D9D9" w:themeFill="background1" w:themeFillShade="D9"/>
            <w:vAlign w:val="bottom"/>
          </w:tcPr>
          <w:p w14:paraId="1B3632AE" w14:textId="1C9E46B8" w:rsidR="0088490D" w:rsidRDefault="0088490D" w:rsidP="0088490D">
            <w:r>
              <w:t>Mitigation Approach</w:t>
            </w:r>
          </w:p>
        </w:tc>
        <w:tc>
          <w:tcPr>
            <w:tcW w:w="623" w:type="pct"/>
            <w:shd w:val="clear" w:color="auto" w:fill="D9D9D9" w:themeFill="background1" w:themeFillShade="D9"/>
            <w:vAlign w:val="bottom"/>
          </w:tcPr>
          <w:p w14:paraId="351FFF9F" w14:textId="193920AF" w:rsidR="0088490D" w:rsidRDefault="0088490D" w:rsidP="0088490D">
            <w:r>
              <w:t>Metric used to Measure</w:t>
            </w:r>
          </w:p>
        </w:tc>
      </w:tr>
      <w:tr w:rsidR="0088490D" w14:paraId="1E75D95D" w14:textId="279E4E48" w:rsidTr="001E4962">
        <w:tc>
          <w:tcPr>
            <w:tcW w:w="218" w:type="pct"/>
          </w:tcPr>
          <w:p w14:paraId="76009EF9" w14:textId="31169E14" w:rsidR="0088490D" w:rsidRDefault="00951619" w:rsidP="0088490D">
            <w:r>
              <w:t>1.</w:t>
            </w:r>
          </w:p>
        </w:tc>
        <w:tc>
          <w:tcPr>
            <w:tcW w:w="674" w:type="pct"/>
          </w:tcPr>
          <w:p w14:paraId="10DFB790" w14:textId="0EC1F4DD" w:rsidR="0088490D" w:rsidRDefault="00A23958" w:rsidP="0088490D">
            <w:r>
              <w:t>Loss of Power</w:t>
            </w:r>
          </w:p>
        </w:tc>
        <w:tc>
          <w:tcPr>
            <w:tcW w:w="1734" w:type="pct"/>
          </w:tcPr>
          <w:p w14:paraId="7191C196" w14:textId="2FF20656" w:rsidR="0088490D" w:rsidRDefault="00A23958" w:rsidP="0088490D">
            <w:pPr>
              <w:ind w:left="-14"/>
            </w:pPr>
            <w:r w:rsidRPr="00506E4F">
              <w:rPr>
                <w:b/>
                <w:bCs/>
                <w:u w:val="single"/>
              </w:rPr>
              <w:t>If</w:t>
            </w:r>
            <w:r>
              <w:t xml:space="preserve"> the power </w:t>
            </w:r>
            <w:r w:rsidR="00B037DD">
              <w:t xml:space="preserve">goes out, </w:t>
            </w:r>
            <w:r w:rsidR="00B037DD" w:rsidRPr="00506E4F">
              <w:rPr>
                <w:b/>
                <w:bCs/>
                <w:u w:val="single"/>
              </w:rPr>
              <w:t>then</w:t>
            </w:r>
            <w:r w:rsidR="00B037DD">
              <w:t xml:space="preserve"> the system and other hotel equipment will unusable, </w:t>
            </w:r>
            <w:r w:rsidR="00B037DD" w:rsidRPr="00506E4F">
              <w:rPr>
                <w:b/>
                <w:bCs/>
                <w:u w:val="single"/>
              </w:rPr>
              <w:t>resulting</w:t>
            </w:r>
            <w:r w:rsidR="00B037DD" w:rsidRPr="008A303B">
              <w:rPr>
                <w:b/>
                <w:bCs/>
                <w:u w:val="single"/>
              </w:rPr>
              <w:t xml:space="preserve"> in</w:t>
            </w:r>
            <w:r w:rsidR="00B037DD">
              <w:t xml:space="preserve"> a loss of $20,000</w:t>
            </w:r>
            <w:r w:rsidR="008A303B">
              <w:t xml:space="preserve"> in lost revenue</w:t>
            </w:r>
            <w:r w:rsidR="00506E4F">
              <w:t>.</w:t>
            </w:r>
          </w:p>
        </w:tc>
        <w:tc>
          <w:tcPr>
            <w:tcW w:w="375" w:type="pct"/>
          </w:tcPr>
          <w:p w14:paraId="3DF2961E" w14:textId="63D6E802" w:rsidR="0088490D" w:rsidRDefault="00D85C29" w:rsidP="0088490D">
            <w:r>
              <w:t>High</w:t>
            </w:r>
          </w:p>
        </w:tc>
        <w:tc>
          <w:tcPr>
            <w:tcW w:w="407" w:type="pct"/>
          </w:tcPr>
          <w:p w14:paraId="4A35D5C6" w14:textId="03AA9F74" w:rsidR="0088490D" w:rsidRDefault="00E41BCF" w:rsidP="0088490D">
            <w:r>
              <w:t>Business</w:t>
            </w:r>
          </w:p>
        </w:tc>
        <w:tc>
          <w:tcPr>
            <w:tcW w:w="969" w:type="pct"/>
          </w:tcPr>
          <w:p w14:paraId="689C9BA8" w14:textId="7E544B5E" w:rsidR="0088490D" w:rsidRDefault="00EA26A8" w:rsidP="0088490D">
            <w:r>
              <w:t>To reduce loss of power, implement a power backup generator resulting in a cost of $10,000</w:t>
            </w:r>
            <w:r w:rsidR="008A303B">
              <w:t xml:space="preserve"> per month</w:t>
            </w:r>
            <w:r>
              <w:t>.</w:t>
            </w:r>
          </w:p>
        </w:tc>
        <w:tc>
          <w:tcPr>
            <w:tcW w:w="623" w:type="pct"/>
          </w:tcPr>
          <w:p w14:paraId="3FFC4253" w14:textId="77777777" w:rsidR="00487500" w:rsidRDefault="00AA452B" w:rsidP="0088490D">
            <w:pPr>
              <w:rPr>
                <w:ins w:id="7" w:author="Allen Rivas" w:date="2021-05-14T07:05:00Z"/>
              </w:rPr>
            </w:pPr>
            <w:ins w:id="8" w:author="Allen Rivas" w:date="2021-05-11T18:51:00Z">
              <w:r>
                <w:t xml:space="preserve">Having a backup power generator, a power outage is reduced by 60%. Cost is reduced once the risk is known. Measuring is done monthly; count how many times a loss of power happens per month. A low value would be optimal, </w:t>
              </w:r>
            </w:ins>
            <w:ins w:id="9" w:author="Allen Rivas" w:date="2021-05-14T06:53:00Z">
              <w:r w:rsidR="00F46175">
                <w:t xml:space="preserve">since </w:t>
              </w:r>
            </w:ins>
            <w:ins w:id="10" w:author="Allen Rivas" w:date="2021-05-11T18:51:00Z">
              <w:r>
                <w:t>risk should be avoidable</w:t>
              </w:r>
            </w:ins>
            <w:ins w:id="11" w:author="Allen Rivas" w:date="2021-05-14T06:51:00Z">
              <w:r w:rsidR="007341C3">
                <w:t>.</w:t>
              </w:r>
            </w:ins>
            <w:ins w:id="12" w:author="Allen Rivas" w:date="2021-05-14T06:54:00Z">
              <w:r w:rsidR="00F46175">
                <w:t xml:space="preserve"> </w:t>
              </w:r>
            </w:ins>
          </w:p>
          <w:p w14:paraId="4D2DD1D0" w14:textId="77777777" w:rsidR="00487500" w:rsidRDefault="00487500" w:rsidP="0088490D">
            <w:pPr>
              <w:rPr>
                <w:ins w:id="13" w:author="Allen Rivas" w:date="2021-05-14T07:05:00Z"/>
              </w:rPr>
            </w:pPr>
          </w:p>
          <w:p w14:paraId="2D848B43" w14:textId="5089AFE5" w:rsidR="00AA452B" w:rsidRDefault="00F46175" w:rsidP="0088490D">
            <w:pPr>
              <w:rPr>
                <w:ins w:id="14" w:author="Allen Rivas" w:date="2021-05-11T18:51:00Z"/>
              </w:rPr>
            </w:pPr>
            <w:ins w:id="15" w:author="Allen Rivas" w:date="2021-05-14T06:54:00Z">
              <w:r>
                <w:t>Monitoring this risk</w:t>
              </w:r>
            </w:ins>
            <w:ins w:id="16" w:author="Allen Rivas" w:date="2021-05-14T06:56:00Z">
              <w:r>
                <w:t xml:space="preserve"> </w:t>
              </w:r>
            </w:ins>
            <w:ins w:id="17" w:author="Allen Rivas" w:date="2021-05-14T06:54:00Z">
              <w:r>
                <w:t xml:space="preserve">has indicated that there </w:t>
              </w:r>
            </w:ins>
            <w:ins w:id="18" w:author="Allen Rivas" w:date="2021-05-14T06:55:00Z">
              <w:r>
                <w:t>a medium chance of it occurring</w:t>
              </w:r>
            </w:ins>
            <w:ins w:id="19" w:author="Allen Rivas" w:date="2021-05-14T06:56:00Z">
              <w:r>
                <w:t xml:space="preserve">, </w:t>
              </w:r>
            </w:ins>
            <w:ins w:id="20" w:author="Allen Rivas" w:date="2021-05-14T06:57:00Z">
              <w:r>
                <w:t>power outages are not that common, but can also happen at any moment.</w:t>
              </w:r>
            </w:ins>
          </w:p>
          <w:p w14:paraId="7EE43E6E" w14:textId="77777777" w:rsidR="00AA452B" w:rsidRDefault="00AA452B" w:rsidP="0088490D">
            <w:pPr>
              <w:rPr>
                <w:ins w:id="21" w:author="Allen Rivas" w:date="2021-05-11T18:51:00Z"/>
              </w:rPr>
            </w:pPr>
          </w:p>
          <w:p w14:paraId="7F2DD99F" w14:textId="025B350B" w:rsidR="0088490D" w:rsidRDefault="008A303B" w:rsidP="0088490D">
            <w:del w:id="22" w:author="Allen Rivas" w:date="2021-05-11T18:51:00Z">
              <w:r w:rsidDel="00AA452B">
                <w:delText>Having a backup power generator, a power outage is reduced by 60%. Cost is reduced once the risk is known.</w:delText>
              </w:r>
            </w:del>
          </w:p>
        </w:tc>
      </w:tr>
      <w:tr w:rsidR="001E4962" w14:paraId="6A393A8D" w14:textId="1D02B52E" w:rsidTr="001E4962">
        <w:tc>
          <w:tcPr>
            <w:tcW w:w="218" w:type="pct"/>
          </w:tcPr>
          <w:p w14:paraId="2A208C32" w14:textId="18CBA5A4" w:rsidR="001E4962" w:rsidRDefault="001E4962" w:rsidP="001E4962">
            <w:r>
              <w:t>2.</w:t>
            </w:r>
          </w:p>
        </w:tc>
        <w:tc>
          <w:tcPr>
            <w:tcW w:w="674" w:type="pct"/>
          </w:tcPr>
          <w:p w14:paraId="3DAF119D" w14:textId="52E4C924" w:rsidR="001E4962" w:rsidRDefault="00E41BCF" w:rsidP="001E4962">
            <w:r>
              <w:t>Malware</w:t>
            </w:r>
          </w:p>
        </w:tc>
        <w:tc>
          <w:tcPr>
            <w:tcW w:w="1734" w:type="pct"/>
          </w:tcPr>
          <w:p w14:paraId="00437766" w14:textId="28C3756D" w:rsidR="001E4962" w:rsidRPr="001E4962" w:rsidRDefault="00E41BCF" w:rsidP="001E4962">
            <w:pPr>
              <w:ind w:left="-14"/>
            </w:pPr>
            <w:r w:rsidRPr="00D85C29">
              <w:rPr>
                <w:b/>
                <w:bCs/>
                <w:u w:val="single"/>
              </w:rPr>
              <w:t>If</w:t>
            </w:r>
            <w:r>
              <w:t xml:space="preserve"> a malware attack occurs, </w:t>
            </w:r>
            <w:r w:rsidRPr="00D85C29">
              <w:rPr>
                <w:b/>
                <w:bCs/>
                <w:u w:val="single"/>
              </w:rPr>
              <w:t>then</w:t>
            </w:r>
            <w:r>
              <w:t xml:space="preserve"> the system and all its data will be unavailable </w:t>
            </w:r>
            <w:r w:rsidRPr="00D85C29">
              <w:rPr>
                <w:b/>
                <w:bCs/>
                <w:u w:val="single"/>
              </w:rPr>
              <w:t>resulting in</w:t>
            </w:r>
            <w:r>
              <w:t xml:space="preserve"> $200,000 per day in lost revenue.  </w:t>
            </w:r>
          </w:p>
        </w:tc>
        <w:tc>
          <w:tcPr>
            <w:tcW w:w="375" w:type="pct"/>
          </w:tcPr>
          <w:p w14:paraId="374842D8" w14:textId="2D84DAEE" w:rsidR="001E4962" w:rsidRDefault="00E41BCF" w:rsidP="001E4962">
            <w:r>
              <w:t>High</w:t>
            </w:r>
          </w:p>
        </w:tc>
        <w:tc>
          <w:tcPr>
            <w:tcW w:w="407" w:type="pct"/>
          </w:tcPr>
          <w:p w14:paraId="36DD055E" w14:textId="7021925F" w:rsidR="001E4962" w:rsidRDefault="00E41BCF" w:rsidP="001E4962">
            <w:r>
              <w:t>Technical</w:t>
            </w:r>
          </w:p>
        </w:tc>
        <w:tc>
          <w:tcPr>
            <w:tcW w:w="969" w:type="pct"/>
          </w:tcPr>
          <w:p w14:paraId="094BD85E" w14:textId="7B7E038B" w:rsidR="001E4962" w:rsidRDefault="00EA26A8" w:rsidP="001E4962">
            <w:r>
              <w:t xml:space="preserve">To reduce the potential of a malware attack, have backup database servers </w:t>
            </w:r>
            <w:r>
              <w:lastRenderedPageBreak/>
              <w:t>and/or better authentication system resulting in a cost of $10,000 per month.</w:t>
            </w:r>
          </w:p>
        </w:tc>
        <w:tc>
          <w:tcPr>
            <w:tcW w:w="623" w:type="pct"/>
          </w:tcPr>
          <w:p w14:paraId="456980BE" w14:textId="77777777" w:rsidR="00487500" w:rsidRDefault="00AA452B" w:rsidP="001E4962">
            <w:pPr>
              <w:rPr>
                <w:ins w:id="23" w:author="Allen Rivas" w:date="2021-05-14T07:05:00Z"/>
              </w:rPr>
            </w:pPr>
            <w:ins w:id="24" w:author="Allen Rivas" w:date="2021-05-11T18:51:00Z">
              <w:r>
                <w:lastRenderedPageBreak/>
                <w:t xml:space="preserve">Having improved security and backup servers, </w:t>
              </w:r>
              <w:r>
                <w:lastRenderedPageBreak/>
                <w:t>malware attacks can be reduced to 70%. Measuring is done daily; count how many times a malware attacks occurs per day. A zero to low value would be optimal, risk should be avoidable.</w:t>
              </w:r>
            </w:ins>
            <w:ins w:id="25" w:author="Allen Rivas" w:date="2021-05-14T06:57:00Z">
              <w:r w:rsidR="00813AA4">
                <w:t xml:space="preserve"> </w:t>
              </w:r>
            </w:ins>
          </w:p>
          <w:p w14:paraId="7F563875" w14:textId="77777777" w:rsidR="00487500" w:rsidRDefault="00487500" w:rsidP="001E4962">
            <w:pPr>
              <w:rPr>
                <w:ins w:id="26" w:author="Allen Rivas" w:date="2021-05-14T07:05:00Z"/>
              </w:rPr>
            </w:pPr>
          </w:p>
          <w:p w14:paraId="117BA185" w14:textId="38BB2A65" w:rsidR="00AA452B" w:rsidRDefault="00813AA4" w:rsidP="001E4962">
            <w:pPr>
              <w:rPr>
                <w:ins w:id="27" w:author="Allen Rivas" w:date="2021-05-11T18:51:00Z"/>
              </w:rPr>
            </w:pPr>
            <w:ins w:id="28" w:author="Allen Rivas" w:date="2021-05-14T06:57:00Z">
              <w:r>
                <w:t>Monitoring this risk has indicated that there would s</w:t>
              </w:r>
            </w:ins>
            <w:ins w:id="29" w:author="Allen Rivas" w:date="2021-05-14T06:58:00Z">
              <w:r>
                <w:t>till be a high chance of some sort of malware attack that could occur.</w:t>
              </w:r>
            </w:ins>
          </w:p>
          <w:p w14:paraId="120A871A" w14:textId="77777777" w:rsidR="00AA452B" w:rsidRDefault="00AA452B" w:rsidP="001E4962">
            <w:pPr>
              <w:rPr>
                <w:ins w:id="30" w:author="Allen Rivas" w:date="2021-05-11T18:51:00Z"/>
              </w:rPr>
            </w:pPr>
          </w:p>
          <w:p w14:paraId="0BED687A" w14:textId="37D56EDB" w:rsidR="001E4962" w:rsidRDefault="008A303B" w:rsidP="001E4962">
            <w:del w:id="31" w:author="Allen Rivas" w:date="2021-05-11T18:51:00Z">
              <w:r w:rsidDel="00AA452B">
                <w:delText>Having improved security and backup servers, malware attacks can be reduced to 70%.</w:delText>
              </w:r>
            </w:del>
          </w:p>
        </w:tc>
      </w:tr>
      <w:tr w:rsidR="001E4962" w14:paraId="0A8B9271" w14:textId="2DCDBDBA" w:rsidTr="001E4962">
        <w:tc>
          <w:tcPr>
            <w:tcW w:w="218" w:type="pct"/>
          </w:tcPr>
          <w:p w14:paraId="30881288" w14:textId="0D32D921" w:rsidR="001E4962" w:rsidRDefault="001E4962" w:rsidP="001E4962">
            <w:r>
              <w:lastRenderedPageBreak/>
              <w:t>3.</w:t>
            </w:r>
          </w:p>
        </w:tc>
        <w:tc>
          <w:tcPr>
            <w:tcW w:w="674" w:type="pct"/>
          </w:tcPr>
          <w:p w14:paraId="6F3BC70A" w14:textId="2F5CAE02" w:rsidR="001E4962" w:rsidRDefault="00A23958" w:rsidP="001E4962">
            <w:r>
              <w:t>Low Skill/Knowledge Level Staff</w:t>
            </w:r>
          </w:p>
        </w:tc>
        <w:tc>
          <w:tcPr>
            <w:tcW w:w="1734" w:type="pct"/>
          </w:tcPr>
          <w:p w14:paraId="634FD074" w14:textId="4FA65AA5" w:rsidR="001E4962" w:rsidRPr="001E4962" w:rsidRDefault="00A23958" w:rsidP="001E4962">
            <w:pPr>
              <w:ind w:left="-14"/>
            </w:pPr>
            <w:r w:rsidRPr="00A23958">
              <w:rPr>
                <w:b/>
                <w:bCs/>
                <w:u w:val="single"/>
              </w:rPr>
              <w:t>If</w:t>
            </w:r>
            <w:r>
              <w:t xml:space="preserve"> staff members are not skillful, </w:t>
            </w:r>
            <w:r w:rsidRPr="00A23958">
              <w:rPr>
                <w:b/>
                <w:bCs/>
                <w:u w:val="single"/>
              </w:rPr>
              <w:t>then</w:t>
            </w:r>
            <w:r>
              <w:t xml:space="preserve"> the system will be inoperable, and its data will not be up to date with incoming traffic </w:t>
            </w:r>
            <w:r w:rsidRPr="00A23958">
              <w:rPr>
                <w:b/>
                <w:bCs/>
                <w:u w:val="single"/>
              </w:rPr>
              <w:t>resulting in</w:t>
            </w:r>
            <w:r>
              <w:t xml:space="preserve"> $</w:t>
            </w:r>
            <w:r w:rsidR="00EA26A8">
              <w:t>5</w:t>
            </w:r>
            <w:r>
              <w:t>,000 per</w:t>
            </w:r>
            <w:r w:rsidR="008A303B">
              <w:t xml:space="preserve"> day in lost revenue</w:t>
            </w:r>
            <w:r>
              <w:t>.</w:t>
            </w:r>
          </w:p>
        </w:tc>
        <w:tc>
          <w:tcPr>
            <w:tcW w:w="375" w:type="pct"/>
          </w:tcPr>
          <w:p w14:paraId="07FCDBDE" w14:textId="0915B45D" w:rsidR="001E4962" w:rsidRDefault="00E41BCF" w:rsidP="001E4962">
            <w:r>
              <w:t>High</w:t>
            </w:r>
          </w:p>
        </w:tc>
        <w:tc>
          <w:tcPr>
            <w:tcW w:w="407" w:type="pct"/>
          </w:tcPr>
          <w:p w14:paraId="6F3C553E" w14:textId="3EA7FCB9" w:rsidR="001E4962" w:rsidRDefault="00E41BCF" w:rsidP="001E4962">
            <w:r>
              <w:t>Resource</w:t>
            </w:r>
          </w:p>
        </w:tc>
        <w:tc>
          <w:tcPr>
            <w:tcW w:w="969" w:type="pct"/>
          </w:tcPr>
          <w:p w14:paraId="63160DA3" w14:textId="340EADA2" w:rsidR="001E4962" w:rsidRDefault="00EA26A8" w:rsidP="001E4962">
            <w:r>
              <w:t>To reduce the hiring of low knowledgeable workers, higher high knowledgeable workers, resulting in a cost of $10,000 per week</w:t>
            </w:r>
            <w:r w:rsidR="008A303B">
              <w:t>.</w:t>
            </w:r>
          </w:p>
        </w:tc>
        <w:tc>
          <w:tcPr>
            <w:tcW w:w="623" w:type="pct"/>
          </w:tcPr>
          <w:p w14:paraId="137F0355" w14:textId="77777777" w:rsidR="00487500" w:rsidRDefault="00AA452B" w:rsidP="001E4962">
            <w:pPr>
              <w:rPr>
                <w:ins w:id="32" w:author="Allen Rivas" w:date="2021-05-14T07:05:00Z"/>
              </w:rPr>
            </w:pPr>
            <w:ins w:id="33" w:author="Allen Rivas" w:date="2021-05-11T18:51:00Z">
              <w:r>
                <w:t xml:space="preserve">Having higher skillful workers, the loss of incoming traffic can be reduced to 85%. Measuring is done monthly; count how many new workers have a low skill cap per month. A </w:t>
              </w:r>
              <w:r>
                <w:lastRenderedPageBreak/>
                <w:t>low value would be optimal, risk should be avoidable</w:t>
              </w:r>
            </w:ins>
            <w:ins w:id="34" w:author="Allen Rivas" w:date="2021-05-14T06:58:00Z">
              <w:r w:rsidR="00813AA4">
                <w:t xml:space="preserve">. </w:t>
              </w:r>
            </w:ins>
          </w:p>
          <w:p w14:paraId="696E5BD1" w14:textId="77777777" w:rsidR="00487500" w:rsidRDefault="00487500" w:rsidP="001E4962">
            <w:pPr>
              <w:rPr>
                <w:ins w:id="35" w:author="Allen Rivas" w:date="2021-05-14T07:05:00Z"/>
              </w:rPr>
            </w:pPr>
          </w:p>
          <w:p w14:paraId="5C8DBBF2" w14:textId="12EEACF8" w:rsidR="00AA452B" w:rsidRDefault="00813AA4" w:rsidP="001E4962">
            <w:pPr>
              <w:rPr>
                <w:ins w:id="36" w:author="Allen Rivas" w:date="2021-05-11T18:51:00Z"/>
              </w:rPr>
            </w:pPr>
            <w:ins w:id="37" w:author="Allen Rivas" w:date="2021-05-14T06:59:00Z">
              <w:r>
                <w:t xml:space="preserve">Monitoring this risk </w:t>
              </w:r>
            </w:ins>
            <w:ins w:id="38" w:author="Allen Rivas" w:date="2021-05-14T07:00:00Z">
              <w:r>
                <w:t xml:space="preserve">has indicated that it is something that has a small chance of occurring, would happen </w:t>
              </w:r>
              <w:r w:rsidR="006510E1">
                <w:t>during a recru</w:t>
              </w:r>
            </w:ins>
            <w:ins w:id="39" w:author="Allen Rivas" w:date="2021-05-14T07:01:00Z">
              <w:r w:rsidR="006510E1">
                <w:t xml:space="preserve">itment of new staff. </w:t>
              </w:r>
            </w:ins>
          </w:p>
          <w:p w14:paraId="424ADE5F" w14:textId="77777777" w:rsidR="00AA452B" w:rsidRDefault="00AA452B" w:rsidP="001E4962">
            <w:pPr>
              <w:rPr>
                <w:ins w:id="40" w:author="Allen Rivas" w:date="2021-05-11T18:51:00Z"/>
              </w:rPr>
            </w:pPr>
          </w:p>
          <w:p w14:paraId="48F46542" w14:textId="7A93F818" w:rsidR="001E4962" w:rsidRDefault="008A303B" w:rsidP="001E4962">
            <w:del w:id="41" w:author="Allen Rivas" w:date="2021-05-11T18:51:00Z">
              <w:r w:rsidDel="00AA452B">
                <w:delText xml:space="preserve">Having </w:delText>
              </w:r>
              <w:r w:rsidR="00AD1196" w:rsidDel="00AA452B">
                <w:delText>higher skillful workers, the lost of incoming traffic can be reduced to 85%.</w:delText>
              </w:r>
            </w:del>
          </w:p>
        </w:tc>
      </w:tr>
      <w:tr w:rsidR="001E4962" w14:paraId="43D50481" w14:textId="62DD62E6" w:rsidTr="001E4962">
        <w:tc>
          <w:tcPr>
            <w:tcW w:w="218" w:type="pct"/>
          </w:tcPr>
          <w:p w14:paraId="277DB4C5" w14:textId="35F720D3" w:rsidR="001E4962" w:rsidRDefault="001E4962" w:rsidP="001E4962">
            <w:r>
              <w:lastRenderedPageBreak/>
              <w:t>4.</w:t>
            </w:r>
          </w:p>
        </w:tc>
        <w:tc>
          <w:tcPr>
            <w:tcW w:w="674" w:type="pct"/>
          </w:tcPr>
          <w:p w14:paraId="1C8CBA7E" w14:textId="4D9C4804" w:rsidR="001E4962" w:rsidRDefault="00E41BCF" w:rsidP="001E4962">
            <w:r>
              <w:t>Hotel Rooms Unavailable</w:t>
            </w:r>
          </w:p>
        </w:tc>
        <w:tc>
          <w:tcPr>
            <w:tcW w:w="1734" w:type="pct"/>
          </w:tcPr>
          <w:p w14:paraId="5DDB2DD7" w14:textId="2FBBA933" w:rsidR="001E4962" w:rsidRPr="001E4962" w:rsidRDefault="00E41BCF" w:rsidP="001E4962">
            <w:pPr>
              <w:ind w:left="-14"/>
            </w:pPr>
            <w:r w:rsidRPr="00A23958">
              <w:rPr>
                <w:b/>
                <w:bCs/>
                <w:u w:val="single"/>
              </w:rPr>
              <w:t>If</w:t>
            </w:r>
            <w:r>
              <w:t xml:space="preserve"> </w:t>
            </w:r>
            <w:r w:rsidR="00A23958">
              <w:t xml:space="preserve">hotel rooms are unavailable, </w:t>
            </w:r>
            <w:r w:rsidR="00A23958" w:rsidRPr="00A23958">
              <w:rPr>
                <w:b/>
                <w:bCs/>
                <w:u w:val="single"/>
              </w:rPr>
              <w:t>then</w:t>
            </w:r>
            <w:r w:rsidR="00A23958">
              <w:t xml:space="preserve"> the system will be uncappable to make reservation </w:t>
            </w:r>
            <w:r w:rsidR="00A23958" w:rsidRPr="00A23958">
              <w:rPr>
                <w:b/>
                <w:bCs/>
                <w:u w:val="single"/>
              </w:rPr>
              <w:t>resulting in</w:t>
            </w:r>
            <w:r w:rsidR="00A23958">
              <w:t xml:space="preserve"> a $50,000 per day in lost revenue.</w:t>
            </w:r>
          </w:p>
        </w:tc>
        <w:tc>
          <w:tcPr>
            <w:tcW w:w="375" w:type="pct"/>
          </w:tcPr>
          <w:p w14:paraId="3C7A888B" w14:textId="0533A726" w:rsidR="001E4962" w:rsidRDefault="00E41BCF" w:rsidP="001E4962">
            <w:r>
              <w:t>High</w:t>
            </w:r>
          </w:p>
        </w:tc>
        <w:tc>
          <w:tcPr>
            <w:tcW w:w="407" w:type="pct"/>
          </w:tcPr>
          <w:p w14:paraId="0BC802A1" w14:textId="50A9C636" w:rsidR="001E4962" w:rsidRDefault="00E41BCF" w:rsidP="001E4962">
            <w:r>
              <w:t>Schedule</w:t>
            </w:r>
          </w:p>
        </w:tc>
        <w:tc>
          <w:tcPr>
            <w:tcW w:w="969" w:type="pct"/>
          </w:tcPr>
          <w:p w14:paraId="49854E4E" w14:textId="657BDD7D" w:rsidR="001E4962" w:rsidRDefault="008A303B" w:rsidP="001E4962">
            <w:r>
              <w:t>To reduce the amount of unavailable rooms, make reservations cost more, resulting in a gain of $75,000 per day in revenue.</w:t>
            </w:r>
          </w:p>
        </w:tc>
        <w:tc>
          <w:tcPr>
            <w:tcW w:w="623" w:type="pct"/>
          </w:tcPr>
          <w:p w14:paraId="76719F6C" w14:textId="77777777" w:rsidR="00777B23" w:rsidRDefault="00AA452B" w:rsidP="001E4962">
            <w:pPr>
              <w:rPr>
                <w:ins w:id="42" w:author="Allen Rivas" w:date="2021-05-14T07:07:00Z"/>
              </w:rPr>
            </w:pPr>
            <w:ins w:id="43" w:author="Allen Rivas" w:date="2021-05-11T18:51:00Z">
              <w:r>
                <w:t>Having raised the price on rooms that are available incoming reservation make a gain of 45%. Measuring is done daily; count how many hotel rooms are unavailable per day. A zero to low value would be optimal, risk should be avoidable.</w:t>
              </w:r>
            </w:ins>
            <w:ins w:id="44" w:author="Allen Rivas" w:date="2021-05-14T07:04:00Z">
              <w:r w:rsidR="00487500">
                <w:t xml:space="preserve"> </w:t>
              </w:r>
            </w:ins>
          </w:p>
          <w:p w14:paraId="569D59E6" w14:textId="77777777" w:rsidR="00777B23" w:rsidRDefault="00777B23" w:rsidP="001E4962">
            <w:pPr>
              <w:rPr>
                <w:ins w:id="45" w:author="Allen Rivas" w:date="2021-05-14T07:07:00Z"/>
              </w:rPr>
            </w:pPr>
          </w:p>
          <w:p w14:paraId="39C634A9" w14:textId="785AF5FA" w:rsidR="00AA452B" w:rsidRDefault="00487500" w:rsidP="001E4962">
            <w:pPr>
              <w:rPr>
                <w:ins w:id="46" w:author="Allen Rivas" w:date="2021-05-11T18:51:00Z"/>
              </w:rPr>
            </w:pPr>
            <w:ins w:id="47" w:author="Allen Rivas" w:date="2021-05-14T07:05:00Z">
              <w:r>
                <w:t xml:space="preserve">Monitoring this risk has indicated that </w:t>
              </w:r>
            </w:ins>
            <w:ins w:id="48" w:author="Allen Rivas" w:date="2021-05-14T07:06:00Z">
              <w:r>
                <w:t xml:space="preserve">there is a </w:t>
              </w:r>
              <w:r>
                <w:lastRenderedPageBreak/>
                <w:t>medium to high chance of this s</w:t>
              </w:r>
            </w:ins>
            <w:ins w:id="49" w:author="Allen Rivas" w:date="2021-05-14T07:07:00Z">
              <w:r>
                <w:t xml:space="preserve">till occurring </w:t>
              </w:r>
              <w:r w:rsidR="00786263">
                <w:t>based on</w:t>
              </w:r>
              <w:r>
                <w:t xml:space="preserve"> how big the hotel branch is that is provided this software.</w:t>
              </w:r>
            </w:ins>
          </w:p>
          <w:p w14:paraId="4790B084" w14:textId="77777777" w:rsidR="00AA452B" w:rsidRDefault="00AA452B" w:rsidP="001E4962">
            <w:pPr>
              <w:rPr>
                <w:ins w:id="50" w:author="Allen Rivas" w:date="2021-05-11T18:51:00Z"/>
              </w:rPr>
            </w:pPr>
          </w:p>
          <w:p w14:paraId="62280E29" w14:textId="5DBD7079" w:rsidR="001E4962" w:rsidRDefault="00AD1196" w:rsidP="001E4962">
            <w:del w:id="51" w:author="Allen Rivas" w:date="2021-05-11T18:51:00Z">
              <w:r w:rsidDel="00AA452B">
                <w:delText xml:space="preserve">Having raised the price on rooms that are </w:delText>
              </w:r>
              <w:r w:rsidR="00A94E94" w:rsidDel="00AA452B">
                <w:delText>available</w:delText>
              </w:r>
              <w:r w:rsidDel="00AA452B">
                <w:delText xml:space="preserve"> incoming reservation </w:delText>
              </w:r>
              <w:r w:rsidR="00A94E94" w:rsidDel="00AA452B">
                <w:delText>make a</w:delText>
              </w:r>
              <w:r w:rsidDel="00AA452B">
                <w:delText xml:space="preserve"> gain of 45%.</w:delText>
              </w:r>
            </w:del>
          </w:p>
        </w:tc>
      </w:tr>
    </w:tbl>
    <w:p w14:paraId="58974ED4" w14:textId="77777777" w:rsidR="0088490D" w:rsidRPr="0088490D" w:rsidRDefault="0088490D" w:rsidP="002C6F5D">
      <w:pPr>
        <w:pStyle w:val="NormalL1"/>
        <w:ind w:left="0"/>
      </w:pPr>
    </w:p>
    <w:sectPr w:rsidR="0088490D" w:rsidRPr="0088490D" w:rsidSect="0088490D">
      <w:headerReference w:type="default" r:id="rId22"/>
      <w:footerReference w:type="default" r:id="rId23"/>
      <w:type w:val="oddPage"/>
      <w:pgSz w:w="15840" w:h="12240" w:orient="landscape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88288" w14:textId="77777777" w:rsidR="00C1293D" w:rsidRDefault="00C1293D" w:rsidP="00D73986">
      <w:r>
        <w:separator/>
      </w:r>
    </w:p>
  </w:endnote>
  <w:endnote w:type="continuationSeparator" w:id="0">
    <w:p w14:paraId="5AF6B724" w14:textId="77777777" w:rsidR="00C1293D" w:rsidRDefault="00C1293D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B8FE2" w14:textId="77777777" w:rsidR="0053498E" w:rsidRDefault="005349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59098" w14:textId="77777777" w:rsidR="00EA26A8" w:rsidRDefault="00EA26A8" w:rsidP="00BB4B7F">
    <w:pPr>
      <w:pStyle w:val="Footer"/>
      <w:pBdr>
        <w:top w:val="none" w:sz="0" w:space="0" w:color="auto"/>
      </w:pBd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33926" w14:textId="77777777" w:rsidR="0053498E" w:rsidRDefault="0053498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CA077" w14:textId="07A107BE" w:rsidR="00EA26A8" w:rsidRPr="00E11F13" w:rsidRDefault="00EA26A8" w:rsidP="00BB4B7F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="0053498E">
      <w:t>Hotel Room Reservation System</w:t>
    </w:r>
    <w:r>
      <w:t xml:space="preserve">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fldSimple w:instr=" SECTIONPAGES  \* roman  \* MERGEFORMAT ">
      <w:r w:rsidR="00FB4EC6">
        <w:rPr>
          <w:noProof/>
        </w:rPr>
        <w:t>ii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FDF29" w14:textId="441E0378" w:rsidR="00EA26A8" w:rsidRDefault="0053498E" w:rsidP="0088490D">
    <w:pPr>
      <w:pStyle w:val="Footer"/>
      <w:pBdr>
        <w:top w:val="thickThinMediumGap" w:sz="4" w:space="1" w:color="auto"/>
      </w:pBdr>
      <w:tabs>
        <w:tab w:val="clear" w:pos="5400"/>
        <w:tab w:val="clear" w:pos="10800"/>
        <w:tab w:val="center" w:pos="7200"/>
        <w:tab w:val="right" w:pos="14400"/>
      </w:tabs>
    </w:pPr>
    <w:r>
      <w:t>Hotel Room Reservation System</w:t>
    </w:r>
    <w:r w:rsidR="00EA26A8" w:rsidRPr="007C6B90">
      <w:tab/>
    </w:r>
    <w:r w:rsidR="00EA26A8" w:rsidRPr="007C6B90">
      <w:tab/>
      <w:t xml:space="preserve">Page </w:t>
    </w:r>
    <w:r w:rsidR="00EA26A8">
      <w:fldChar w:fldCharType="begin"/>
    </w:r>
    <w:r w:rsidR="00EA26A8">
      <w:instrText xml:space="preserve"> PAGE  \* Arabic  \* MERGEFORMAT </w:instrText>
    </w:r>
    <w:r w:rsidR="00EA26A8">
      <w:fldChar w:fldCharType="separate"/>
    </w:r>
    <w:r w:rsidR="00EA26A8">
      <w:rPr>
        <w:noProof/>
      </w:rPr>
      <w:t>1</w:t>
    </w:r>
    <w:r w:rsidR="00EA26A8">
      <w:fldChar w:fldCharType="end"/>
    </w:r>
    <w:r w:rsidR="00EA26A8" w:rsidRPr="007C6B90">
      <w:t xml:space="preserve"> of </w:t>
    </w:r>
    <w:r w:rsidR="00EA26A8">
      <w:fldChar w:fldCharType="begin"/>
    </w:r>
    <w:r w:rsidR="00EA26A8">
      <w:instrText xml:space="preserve"> =</w:instrText>
    </w:r>
    <w:fldSimple w:instr=" NUMPAGES   \* MERGEFORMAT ">
      <w:r w:rsidR="00FB4EC6">
        <w:rPr>
          <w:noProof/>
        </w:rPr>
        <w:instrText>7</w:instrText>
      </w:r>
    </w:fldSimple>
    <w:r w:rsidR="00EA26A8">
      <w:instrText xml:space="preserve"> - </w:instrText>
    </w:r>
    <w:fldSimple w:instr=" PAGEREF  EndOfTOC  \* MERGEFORMAT ">
      <w:r w:rsidR="00FB4EC6">
        <w:rPr>
          <w:noProof/>
        </w:rPr>
        <w:instrText>2</w:instrText>
      </w:r>
    </w:fldSimple>
    <w:r w:rsidR="00EA26A8">
      <w:instrText xml:space="preserve"> - 1 </w:instrText>
    </w:r>
    <w:r w:rsidR="00EA26A8">
      <w:fldChar w:fldCharType="separate"/>
    </w:r>
    <w:r w:rsidR="00FB4EC6">
      <w:rPr>
        <w:noProof/>
      </w:rPr>
      <w:t>4</w:t>
    </w:r>
    <w:r w:rsidR="00EA26A8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09F83" w14:textId="77777777" w:rsidR="00C1293D" w:rsidRDefault="00C1293D" w:rsidP="00D73986">
      <w:r>
        <w:separator/>
      </w:r>
    </w:p>
  </w:footnote>
  <w:footnote w:type="continuationSeparator" w:id="0">
    <w:p w14:paraId="243A9469" w14:textId="77777777" w:rsidR="00C1293D" w:rsidRDefault="00C1293D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59039" w14:textId="77777777" w:rsidR="0053498E" w:rsidRDefault="005349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5BFE7" w14:textId="77777777" w:rsidR="00EA26A8" w:rsidRDefault="00EA26A8" w:rsidP="00BB4B7F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1B35A" w14:textId="77777777" w:rsidR="0053498E" w:rsidRDefault="0053498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3C14E" w14:textId="6C2306F0" w:rsidR="00EA26A8" w:rsidRPr="00C237FA" w:rsidRDefault="00EA26A8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Pr="00827944">
      <w:t>Risk List &amp; Risk Management Plan</w:t>
    </w:r>
    <w:r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38508B">
      <w:rPr>
        <w:noProof/>
      </w:rPr>
      <w:t>Sunday, May 16, 2021</w:t>
    </w:r>
    <w:r w:rsidRPr="00C237FA"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479F8" w14:textId="77777777" w:rsidR="00EA26A8" w:rsidRDefault="00EA26A8" w:rsidP="00D73986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E4DCF" w14:textId="01CFD956" w:rsidR="00EA26A8" w:rsidRPr="00C237FA" w:rsidRDefault="00EA26A8" w:rsidP="0088490D">
    <w:pPr>
      <w:pStyle w:val="Header"/>
      <w:tabs>
        <w:tab w:val="clear" w:pos="5400"/>
        <w:tab w:val="clear" w:pos="10800"/>
        <w:tab w:val="center" w:pos="7200"/>
        <w:tab w:val="right" w:pos="14400"/>
      </w:tabs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Pr="00827944">
      <w:t>Risk List &amp; Risk Management Plan</w:t>
    </w:r>
    <w:r>
      <w:t xml:space="preserve"> </w:t>
    </w:r>
    <w:r w:rsidRPr="00C237FA"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38508B">
      <w:rPr>
        <w:noProof/>
      </w:rPr>
      <w:t>Sunday, May 16, 2021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D357D20"/>
    <w:multiLevelType w:val="hybridMultilevel"/>
    <w:tmpl w:val="2E08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len Rivas">
    <w15:presenceInfo w15:providerId="Windows Live" w15:userId="011d72a5cfb2d79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774C0"/>
    <w:rsid w:val="000C530D"/>
    <w:rsid w:val="000E24B8"/>
    <w:rsid w:val="000E2F24"/>
    <w:rsid w:val="000E790D"/>
    <w:rsid w:val="00126BCF"/>
    <w:rsid w:val="0013122B"/>
    <w:rsid w:val="0018462E"/>
    <w:rsid w:val="00190259"/>
    <w:rsid w:val="001E4962"/>
    <w:rsid w:val="001E5FB9"/>
    <w:rsid w:val="00205B61"/>
    <w:rsid w:val="00210E45"/>
    <w:rsid w:val="0023674B"/>
    <w:rsid w:val="00284998"/>
    <w:rsid w:val="002C6F5D"/>
    <w:rsid w:val="002D5DF5"/>
    <w:rsid w:val="00345094"/>
    <w:rsid w:val="00347A0C"/>
    <w:rsid w:val="00372871"/>
    <w:rsid w:val="0038508B"/>
    <w:rsid w:val="00396D65"/>
    <w:rsid w:val="00487500"/>
    <w:rsid w:val="004931D0"/>
    <w:rsid w:val="004C00E5"/>
    <w:rsid w:val="004C3DF1"/>
    <w:rsid w:val="004F033D"/>
    <w:rsid w:val="004F15D4"/>
    <w:rsid w:val="004F22BD"/>
    <w:rsid w:val="00506E4F"/>
    <w:rsid w:val="005225C0"/>
    <w:rsid w:val="0053498E"/>
    <w:rsid w:val="00537B55"/>
    <w:rsid w:val="00552930"/>
    <w:rsid w:val="00566D30"/>
    <w:rsid w:val="00575AAD"/>
    <w:rsid w:val="005C0CF6"/>
    <w:rsid w:val="005C2960"/>
    <w:rsid w:val="00604E16"/>
    <w:rsid w:val="00617FFC"/>
    <w:rsid w:val="0063638E"/>
    <w:rsid w:val="006510E1"/>
    <w:rsid w:val="00656E0B"/>
    <w:rsid w:val="006815E2"/>
    <w:rsid w:val="00686996"/>
    <w:rsid w:val="006B6E74"/>
    <w:rsid w:val="007341C3"/>
    <w:rsid w:val="00760A8E"/>
    <w:rsid w:val="00777B23"/>
    <w:rsid w:val="00786263"/>
    <w:rsid w:val="007A3348"/>
    <w:rsid w:val="007C2935"/>
    <w:rsid w:val="007C6B90"/>
    <w:rsid w:val="007E6647"/>
    <w:rsid w:val="008031DD"/>
    <w:rsid w:val="00811B9D"/>
    <w:rsid w:val="00813AA4"/>
    <w:rsid w:val="00827944"/>
    <w:rsid w:val="0084306B"/>
    <w:rsid w:val="008437A3"/>
    <w:rsid w:val="00845520"/>
    <w:rsid w:val="00866B44"/>
    <w:rsid w:val="00883982"/>
    <w:rsid w:val="0088490D"/>
    <w:rsid w:val="008A303B"/>
    <w:rsid w:val="008B0E18"/>
    <w:rsid w:val="008E4E0F"/>
    <w:rsid w:val="00921F78"/>
    <w:rsid w:val="00946076"/>
    <w:rsid w:val="00951619"/>
    <w:rsid w:val="009735F5"/>
    <w:rsid w:val="009B577F"/>
    <w:rsid w:val="009B5E5F"/>
    <w:rsid w:val="009D12CA"/>
    <w:rsid w:val="00A011D0"/>
    <w:rsid w:val="00A23958"/>
    <w:rsid w:val="00A32A2E"/>
    <w:rsid w:val="00A41B78"/>
    <w:rsid w:val="00A63D97"/>
    <w:rsid w:val="00A82140"/>
    <w:rsid w:val="00A830FF"/>
    <w:rsid w:val="00A94E94"/>
    <w:rsid w:val="00AA452B"/>
    <w:rsid w:val="00AA538F"/>
    <w:rsid w:val="00AC473A"/>
    <w:rsid w:val="00AD1196"/>
    <w:rsid w:val="00AE78AD"/>
    <w:rsid w:val="00B037DD"/>
    <w:rsid w:val="00B731B5"/>
    <w:rsid w:val="00B93DBD"/>
    <w:rsid w:val="00BB4B7F"/>
    <w:rsid w:val="00BC529A"/>
    <w:rsid w:val="00BE0AEB"/>
    <w:rsid w:val="00BE23E8"/>
    <w:rsid w:val="00BF31CF"/>
    <w:rsid w:val="00C037DA"/>
    <w:rsid w:val="00C1293D"/>
    <w:rsid w:val="00C161C0"/>
    <w:rsid w:val="00C17609"/>
    <w:rsid w:val="00C20764"/>
    <w:rsid w:val="00C237FA"/>
    <w:rsid w:val="00C53336"/>
    <w:rsid w:val="00C5780F"/>
    <w:rsid w:val="00C60461"/>
    <w:rsid w:val="00CA7981"/>
    <w:rsid w:val="00CC17B0"/>
    <w:rsid w:val="00CC4516"/>
    <w:rsid w:val="00CD4E89"/>
    <w:rsid w:val="00CE2B3C"/>
    <w:rsid w:val="00D2139F"/>
    <w:rsid w:val="00D73986"/>
    <w:rsid w:val="00D85C29"/>
    <w:rsid w:val="00DA0D42"/>
    <w:rsid w:val="00DA480A"/>
    <w:rsid w:val="00DD02E0"/>
    <w:rsid w:val="00E11F13"/>
    <w:rsid w:val="00E23B71"/>
    <w:rsid w:val="00E41BCF"/>
    <w:rsid w:val="00E534CF"/>
    <w:rsid w:val="00E664C8"/>
    <w:rsid w:val="00E91ACB"/>
    <w:rsid w:val="00EA16FE"/>
    <w:rsid w:val="00EA26A8"/>
    <w:rsid w:val="00EA412C"/>
    <w:rsid w:val="00EC4E3A"/>
    <w:rsid w:val="00EC7326"/>
    <w:rsid w:val="00EE7695"/>
    <w:rsid w:val="00EF4CFB"/>
    <w:rsid w:val="00F2135D"/>
    <w:rsid w:val="00F46175"/>
    <w:rsid w:val="00F51B60"/>
    <w:rsid w:val="00F73A7B"/>
    <w:rsid w:val="00FB4EC6"/>
    <w:rsid w:val="00FC7841"/>
    <w:rsid w:val="00FE3062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yperlink" Target="mailto:allen.rrivas30@csu.fullerton.edu" TargetMode="External"/><Relationship Id="rId17" Type="http://schemas.openxmlformats.org/officeDocument/2006/relationships/header" Target="header3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oter" Target="footer5.xml"/><Relationship Id="rId10" Type="http://schemas.openxmlformats.org/officeDocument/2006/relationships/image" Target="media/image3.svg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7</Pages>
  <Words>628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Allen Rivas</cp:lastModifiedBy>
  <cp:revision>106</cp:revision>
  <cp:lastPrinted>2020-09-06T01:29:00Z</cp:lastPrinted>
  <dcterms:created xsi:type="dcterms:W3CDTF">2020-09-04T22:31:00Z</dcterms:created>
  <dcterms:modified xsi:type="dcterms:W3CDTF">2021-05-17T01:16:00Z</dcterms:modified>
</cp:coreProperties>
</file>