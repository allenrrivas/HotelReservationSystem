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3F7FD07C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</w:t>
      </w:r>
      <w:r w:rsidR="000D315D">
        <w:t>2</w:t>
      </w:r>
      <w:r w:rsidR="00EA16FE">
        <w:t xml:space="preserve"> </w:t>
      </w:r>
      <w:bookmarkEnd w:id="0"/>
    </w:p>
    <w:p w14:paraId="66816C2B" w14:textId="56FC95A3" w:rsidR="00EC7326" w:rsidRPr="00EC7326" w:rsidRDefault="004931D0" w:rsidP="00D73986">
      <w:pPr>
        <w:pStyle w:val="Title"/>
      </w:pPr>
      <w:r>
        <w:t>f</w:t>
      </w:r>
      <w:r w:rsidR="00EC7326" w:rsidRPr="00EC7326">
        <w:t>or the</w:t>
      </w:r>
    </w:p>
    <w:p w14:paraId="288E5FC1" w14:textId="4B8C969A" w:rsidR="00A82140" w:rsidRDefault="00C3230A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ins w:id="1" w:author="Allen Rivas" w:date="2021-05-11T18:59:00Z">
        <w:r>
          <w:rPr>
            <w:noProof/>
          </w:rPr>
          <w:drawing>
            <wp:inline distT="0" distB="0" distL="0" distR="0" wp14:anchorId="44F9E193" wp14:editId="414FA24A">
              <wp:extent cx="1791092" cy="1791092"/>
              <wp:effectExtent l="0" t="0" r="0" b="0"/>
              <wp:docPr id="14" name="Graphic 14" descr="Sleep with solid fi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Graphic 14" descr="Sleep with solid fill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9993" cy="18199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" w:author="Allen Rivas" w:date="2021-05-11T18:59:00Z">
        <w:r w:rsidR="00A82140" w:rsidDel="00C3230A">
          <w:rPr>
            <w:noProof/>
          </w:rPr>
          <w:drawing>
            <wp:inline distT="0" distB="0" distL="0" distR="0" wp14:anchorId="591BB13B" wp14:editId="6B7A6BC8">
              <wp:extent cx="2164080" cy="135763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4080" cy="1357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606880A5" w14:textId="51056808" w:rsidR="00EC7326" w:rsidRPr="005F35C4" w:rsidRDefault="005F35C4" w:rsidP="00D73986">
      <w:pPr>
        <w:pStyle w:val="Title"/>
      </w:pPr>
      <w:r>
        <w:t>Hotel Room Reservation</w:t>
      </w:r>
    </w:p>
    <w:p w14:paraId="5BA7DA9D" w14:textId="46AFF4B8" w:rsidR="008E4E0F" w:rsidRPr="005F35C4" w:rsidRDefault="008E4E0F" w:rsidP="00D73986">
      <w:pPr>
        <w:pStyle w:val="Title"/>
      </w:pPr>
      <w:r w:rsidRPr="005F35C4">
        <w:t>System</w:t>
      </w:r>
    </w:p>
    <w:p w14:paraId="5CB6D232" w14:textId="61BDE042" w:rsidR="00E05FF5" w:rsidRDefault="00E05FF5" w:rsidP="00E05FF5"/>
    <w:p w14:paraId="3C19D2F4" w14:textId="14CCCB3E" w:rsidR="00E05FF5" w:rsidRPr="00E05FF5" w:rsidRDefault="0035096A" w:rsidP="00E05FF5">
      <w:pPr>
        <w:pStyle w:val="Title"/>
      </w:pPr>
      <w:r>
        <w:t>Check-in</w:t>
      </w:r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166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9"/>
      </w:tblGrid>
      <w:tr w:rsidR="005F35C4" w14:paraId="5D76B5A5" w14:textId="77777777" w:rsidTr="005F35C4">
        <w:trPr>
          <w:cantSplit/>
        </w:trPr>
        <w:tc>
          <w:tcPr>
            <w:tcW w:w="3599" w:type="dxa"/>
          </w:tcPr>
          <w:p w14:paraId="2757CD96" w14:textId="7CF41C5C" w:rsidR="005F35C4" w:rsidRPr="00A011D0" w:rsidRDefault="005F35C4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Allen Rivas</w:t>
            </w:r>
          </w:p>
        </w:tc>
      </w:tr>
      <w:tr w:rsidR="005F35C4" w14:paraId="34AA4C19" w14:textId="77777777" w:rsidTr="005F35C4">
        <w:trPr>
          <w:cantSplit/>
        </w:trPr>
        <w:tc>
          <w:tcPr>
            <w:tcW w:w="3599" w:type="dxa"/>
          </w:tcPr>
          <w:p w14:paraId="207D6008" w14:textId="7B862252" w:rsidR="005F35C4" w:rsidRDefault="005F35C4" w:rsidP="00946076">
            <w:pPr>
              <w:ind w:left="164"/>
            </w:pPr>
            <w:r>
              <w:t>Chief Technical Officer (CTO)</w:t>
            </w:r>
          </w:p>
        </w:tc>
      </w:tr>
      <w:tr w:rsidR="005F35C4" w14:paraId="6DEBAC48" w14:textId="77777777" w:rsidTr="005F35C4">
        <w:trPr>
          <w:cantSplit/>
        </w:trPr>
        <w:tc>
          <w:tcPr>
            <w:tcW w:w="3599" w:type="dxa"/>
          </w:tcPr>
          <w:p w14:paraId="2D45E2AB" w14:textId="346362E1" w:rsidR="005F35C4" w:rsidRDefault="00F05D98" w:rsidP="00946076">
            <w:pPr>
              <w:ind w:left="164"/>
            </w:pPr>
            <w:hyperlink r:id="rId12" w:history="1">
              <w:r w:rsidR="005F35C4" w:rsidRPr="000F5B79">
                <w:rPr>
                  <w:rStyle w:val="Hyperlink"/>
                </w:rPr>
                <w:t>allen.rrivas30@csu.fullerton.edu</w:t>
              </w:r>
            </w:hyperlink>
            <w:r w:rsidR="005F35C4">
              <w:t xml:space="preserve"> 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F77EFE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F77EFE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1DEC1FDD" w:rsidR="00760A8E" w:rsidRDefault="00E46832" w:rsidP="00D73986">
            <w:r>
              <w:t>March 23, 2021</w:t>
            </w:r>
          </w:p>
        </w:tc>
        <w:tc>
          <w:tcPr>
            <w:tcW w:w="2961" w:type="pct"/>
          </w:tcPr>
          <w:p w14:paraId="6FCBE220" w14:textId="63BE8ED2" w:rsidR="00760A8E" w:rsidRDefault="00E46832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First draft. To be refined primary during elaboration phase</w:t>
            </w:r>
            <w:r w:rsidR="00D0224F">
              <w:t>.</w:t>
            </w:r>
          </w:p>
        </w:tc>
        <w:tc>
          <w:tcPr>
            <w:tcW w:w="748" w:type="pct"/>
          </w:tcPr>
          <w:p w14:paraId="7BAECB26" w14:textId="331400C4" w:rsidR="00760A8E" w:rsidRDefault="00E46832" w:rsidP="00D73986">
            <w:r>
              <w:t>Allen Rivas</w:t>
            </w:r>
          </w:p>
        </w:tc>
      </w:tr>
      <w:tr w:rsidR="00D0224F" w14:paraId="2436D4E7" w14:textId="77777777" w:rsidTr="00F77EFE">
        <w:tc>
          <w:tcPr>
            <w:tcW w:w="0" w:type="auto"/>
          </w:tcPr>
          <w:p w14:paraId="2AD00920" w14:textId="033F16D4" w:rsidR="00D0224F" w:rsidRDefault="00D0224F" w:rsidP="00D73986">
            <w:r>
              <w:t>1.1</w:t>
            </w:r>
          </w:p>
        </w:tc>
        <w:tc>
          <w:tcPr>
            <w:tcW w:w="867" w:type="pct"/>
          </w:tcPr>
          <w:p w14:paraId="09FAD796" w14:textId="5E34CE15" w:rsidR="00D0224F" w:rsidRDefault="00D0224F" w:rsidP="00D73986">
            <w:r>
              <w:t>April 27, 2021</w:t>
            </w:r>
          </w:p>
        </w:tc>
        <w:tc>
          <w:tcPr>
            <w:tcW w:w="2961" w:type="pct"/>
          </w:tcPr>
          <w:p w14:paraId="772D497D" w14:textId="04C709D2" w:rsidR="00D0224F" w:rsidRDefault="00D0224F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 this draft with a new logo. Updated Main Success and Alternation Path Scenarios. Updated the system sequence diagrams for both Main and Alternative.</w:t>
            </w:r>
          </w:p>
        </w:tc>
        <w:tc>
          <w:tcPr>
            <w:tcW w:w="748" w:type="pct"/>
          </w:tcPr>
          <w:p w14:paraId="1F6942DD" w14:textId="2A0632D6" w:rsidR="00D0224F" w:rsidRDefault="00D0224F" w:rsidP="00D73986">
            <w:r>
              <w:t>Allen Rivas</w:t>
            </w:r>
          </w:p>
        </w:tc>
      </w:tr>
      <w:tr w:rsidR="00D0224F" w14:paraId="06412419" w14:textId="77777777" w:rsidTr="00F77EFE">
        <w:tc>
          <w:tcPr>
            <w:tcW w:w="0" w:type="auto"/>
          </w:tcPr>
          <w:p w14:paraId="497F2DD1" w14:textId="39FCFC84" w:rsidR="00D0224F" w:rsidRDefault="00D0224F" w:rsidP="00D73986">
            <w:r>
              <w:t>1.2</w:t>
            </w:r>
          </w:p>
        </w:tc>
        <w:tc>
          <w:tcPr>
            <w:tcW w:w="867" w:type="pct"/>
          </w:tcPr>
          <w:p w14:paraId="2F0D96C0" w14:textId="3A545850" w:rsidR="00D0224F" w:rsidRDefault="00D0224F" w:rsidP="00D73986">
            <w:r>
              <w:t>May 16, 2021</w:t>
            </w:r>
          </w:p>
        </w:tc>
        <w:tc>
          <w:tcPr>
            <w:tcW w:w="2961" w:type="pct"/>
          </w:tcPr>
          <w:p w14:paraId="375D05D6" w14:textId="77F71D00" w:rsidR="00D0224F" w:rsidRDefault="00D0224F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Updated this draft by adding change bars to indicate the changes that have been made.</w:t>
            </w:r>
          </w:p>
        </w:tc>
        <w:tc>
          <w:tcPr>
            <w:tcW w:w="748" w:type="pct"/>
          </w:tcPr>
          <w:p w14:paraId="06B5C487" w14:textId="74D3D566" w:rsidR="00D0224F" w:rsidRDefault="002C2571" w:rsidP="00D73986">
            <w:r>
              <w:t>Allen Rivas</w:t>
            </w:r>
          </w:p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79104CFB" w14:textId="7A4C4505" w:rsidR="00F00DB4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2081515" w:history="1">
            <w:r w:rsidR="00F00DB4" w:rsidRPr="008809AC">
              <w:rPr>
                <w:rStyle w:val="Hyperlink"/>
              </w:rPr>
              <w:t>1</w:t>
            </w:r>
            <w:r w:rsidR="00F00DB4">
              <w:rPr>
                <w:rFonts w:eastAsiaTheme="minorEastAsia"/>
                <w:sz w:val="22"/>
              </w:rPr>
              <w:tab/>
            </w:r>
            <w:r w:rsidR="00F00DB4" w:rsidRPr="008809AC">
              <w:rPr>
                <w:rStyle w:val="Hyperlink"/>
              </w:rPr>
              <w:t>Use Case Description</w:t>
            </w:r>
            <w:r w:rsidR="00F00DB4">
              <w:rPr>
                <w:webHidden/>
              </w:rPr>
              <w:tab/>
            </w:r>
            <w:r w:rsidR="00F00DB4">
              <w:rPr>
                <w:webHidden/>
              </w:rPr>
              <w:fldChar w:fldCharType="begin"/>
            </w:r>
            <w:r w:rsidR="00F00DB4">
              <w:rPr>
                <w:webHidden/>
              </w:rPr>
              <w:instrText xml:space="preserve"> PAGEREF _Toc72081515 \h </w:instrText>
            </w:r>
            <w:r w:rsidR="00F00DB4">
              <w:rPr>
                <w:webHidden/>
              </w:rPr>
            </w:r>
            <w:r w:rsidR="00F00DB4">
              <w:rPr>
                <w:webHidden/>
              </w:rPr>
              <w:fldChar w:fldCharType="separate"/>
            </w:r>
            <w:r w:rsidR="00F00DB4">
              <w:rPr>
                <w:webHidden/>
              </w:rPr>
              <w:t>1</w:t>
            </w:r>
            <w:r w:rsidR="00F00DB4">
              <w:rPr>
                <w:webHidden/>
              </w:rPr>
              <w:fldChar w:fldCharType="end"/>
            </w:r>
          </w:hyperlink>
        </w:p>
        <w:p w14:paraId="01663ECA" w14:textId="030AE207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16" w:history="1">
            <w:r w:rsidRPr="008809A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Use Case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6A54" w14:textId="35C4216B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18" w:history="1">
            <w:r w:rsidRPr="008809A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F308" w14:textId="05829DC9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19" w:history="1">
            <w:r w:rsidRPr="008809A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4908" w14:textId="26769E14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20" w:history="1">
            <w:r w:rsidRPr="008809AC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Risks addressed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8A8D" w14:textId="21EF802A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1" w:history="1">
            <w:r w:rsidRPr="008809AC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2A7A" w14:textId="21F3FD3F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2" w:history="1">
            <w:r w:rsidRPr="008809AC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Primary Actor(s)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4955" w14:textId="0673FC9C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3" w:history="1">
            <w:r w:rsidRPr="008809AC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Stakeholders and Interests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38DE" w14:textId="356C15EC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24" w:history="1">
            <w:r w:rsidRPr="008809AC">
              <w:rPr>
                <w:rStyle w:val="Hyperlink"/>
                <w:noProof/>
              </w:rPr>
              <w:t>1.6.1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6136" w14:textId="24E35826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25" w:history="1">
            <w:r w:rsidRPr="008809AC">
              <w:rPr>
                <w:rStyle w:val="Hyperlink"/>
                <w:noProof/>
              </w:rPr>
              <w:t>1.6.2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System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0FCF" w14:textId="331B1F58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6" w:history="1">
            <w:r w:rsidRPr="008809AC">
              <w:rPr>
                <w:rStyle w:val="Hyperlink"/>
                <w:noProof/>
              </w:rPr>
              <w:t>1.7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Preconditions (Entrance Criteria)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6512" w14:textId="495A4F47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8" w:history="1">
            <w:r w:rsidRPr="008809AC">
              <w:rPr>
                <w:rStyle w:val="Hyperlink"/>
                <w:noProof/>
              </w:rPr>
              <w:t>1.8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Success Guarantee (Exit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D3A87" w14:textId="06E3E7EC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29" w:history="1">
            <w:r w:rsidRPr="008809AC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Main Success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48D3" w14:textId="0BDAD49E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34" w:history="1">
            <w:r w:rsidRPr="008809AC">
              <w:rPr>
                <w:rStyle w:val="Hyperlink"/>
                <w:noProof/>
              </w:rPr>
              <w:t>1.10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Extensions (Alternate paths)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5A330" w14:textId="48797452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44" w:history="1">
            <w:r w:rsidRPr="008809AC">
              <w:rPr>
                <w:rStyle w:val="Hyperlink"/>
                <w:noProof/>
              </w:rPr>
              <w:t>1.11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Special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24EC9" w14:textId="7B982FD0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45" w:history="1">
            <w:r w:rsidRPr="008809AC">
              <w:rPr>
                <w:rStyle w:val="Hyperlink"/>
                <w:noProof/>
              </w:rPr>
              <w:t>1.12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Technology and Data Variations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79DF" w14:textId="2F43F75A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46" w:history="1">
            <w:r w:rsidRPr="008809AC">
              <w:rPr>
                <w:rStyle w:val="Hyperlink"/>
                <w:noProof/>
              </w:rPr>
              <w:t>1.13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Frequency of Occurrence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1570" w14:textId="599A3D33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48" w:history="1">
            <w:r w:rsidRPr="008809AC">
              <w:rPr>
                <w:rStyle w:val="Hyperlink"/>
                <w:noProof/>
              </w:rPr>
              <w:t>1.14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Miscellaneous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0B8" w14:textId="5AC619FF" w:rsidR="00F00DB4" w:rsidRDefault="00F00DB4">
          <w:pPr>
            <w:pStyle w:val="TOC1"/>
            <w:rPr>
              <w:rFonts w:eastAsiaTheme="minorEastAsia"/>
              <w:sz w:val="22"/>
            </w:rPr>
          </w:pPr>
          <w:hyperlink w:anchor="_Toc72081549" w:history="1">
            <w:r w:rsidRPr="008809AC">
              <w:rPr>
                <w:rStyle w:val="Hyperlink"/>
              </w:rPr>
              <w:t>2</w:t>
            </w:r>
            <w:r>
              <w:rPr>
                <w:rFonts w:eastAsiaTheme="minorEastAsia"/>
                <w:sz w:val="22"/>
              </w:rPr>
              <w:tab/>
            </w:r>
            <w:r w:rsidRPr="008809AC">
              <w:rPr>
                <w:rStyle w:val="Hyperlink"/>
              </w:rPr>
              <w:t>System 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_Toc72081549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09E42C" w14:textId="1B688C21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50" w:history="1">
            <w:r w:rsidRPr="008809A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Check-in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6A51" w14:textId="3868E9D4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51" w:history="1">
            <w:r w:rsidRPr="008809AC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Scenario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627E" w14:textId="5C7CD9B7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52" w:history="1">
            <w:r w:rsidRPr="008809AC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570A" w14:textId="3C8C767F" w:rsidR="00F00DB4" w:rsidRDefault="00F00DB4">
          <w:pPr>
            <w:pStyle w:val="TOC2"/>
            <w:rPr>
              <w:rFonts w:eastAsiaTheme="minorEastAsia"/>
              <w:noProof/>
            </w:rPr>
          </w:pPr>
          <w:hyperlink w:anchor="_Toc72081553" w:history="1">
            <w:r w:rsidRPr="008809A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Check-out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E2B6" w14:textId="37C2E8D2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54" w:history="1">
            <w:r w:rsidRPr="008809AC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Scenario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5647" w14:textId="311B274C" w:rsidR="00F00DB4" w:rsidRDefault="00F00DB4">
          <w:pPr>
            <w:pStyle w:val="TOC3"/>
            <w:rPr>
              <w:rFonts w:eastAsiaTheme="minorEastAsia"/>
              <w:noProof/>
            </w:rPr>
          </w:pPr>
          <w:hyperlink w:anchor="_Toc72081555" w:history="1">
            <w:r w:rsidRPr="008809AC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8809AC">
              <w:rPr>
                <w:rStyle w:val="Hyperlink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7559" w14:textId="7674CCD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6" w:name="_Toc72081515"/>
      <w:r>
        <w:t>Use Case Description</w:t>
      </w:r>
      <w:bookmarkEnd w:id="6"/>
    </w:p>
    <w:p w14:paraId="629F22B6" w14:textId="502014EF" w:rsidR="00BA74EE" w:rsidRDefault="00BA74EE" w:rsidP="00BA74EE">
      <w:pPr>
        <w:pStyle w:val="Heading2"/>
      </w:pPr>
      <w:bookmarkStart w:id="7" w:name="_Toc72081516"/>
      <w:r w:rsidRPr="00BA74EE">
        <w:t>Use Case Title</w:t>
      </w:r>
      <w:bookmarkEnd w:id="7"/>
    </w:p>
    <w:p w14:paraId="57CC89F7" w14:textId="77777777" w:rsidR="00C3230A" w:rsidRDefault="00C3230A" w:rsidP="00C3230A">
      <w:pPr>
        <w:pStyle w:val="NormalL2"/>
        <w:rPr>
          <w:ins w:id="8" w:author="Allen Rivas" w:date="2021-05-11T18:59:00Z"/>
        </w:rPr>
      </w:pPr>
      <w:ins w:id="9" w:author="Allen Rivas" w:date="2021-05-11T18:59:00Z">
        <w:r>
          <w:t>Maintain Guest</w:t>
        </w:r>
      </w:ins>
    </w:p>
    <w:p w14:paraId="79CFE718" w14:textId="085C4B97" w:rsidR="00BA74EE" w:rsidDel="00C3230A" w:rsidRDefault="00972D2C" w:rsidP="00BA74EE">
      <w:pPr>
        <w:pStyle w:val="NormalL2"/>
        <w:rPr>
          <w:del w:id="10" w:author="Allen Rivas" w:date="2021-05-11T18:59:00Z"/>
        </w:rPr>
      </w:pPr>
      <w:del w:id="11" w:author="Allen Rivas" w:date="2021-05-11T18:59:00Z">
        <w:r w:rsidDel="00C3230A">
          <w:delText>Check-in</w:delText>
        </w:r>
        <w:bookmarkStart w:id="12" w:name="_Toc72081517"/>
        <w:bookmarkEnd w:id="12"/>
      </w:del>
    </w:p>
    <w:p w14:paraId="7EB88106" w14:textId="0773B877" w:rsidR="00BA74EE" w:rsidRDefault="00BA74EE" w:rsidP="00BA74EE">
      <w:pPr>
        <w:pStyle w:val="Heading2"/>
      </w:pPr>
      <w:bookmarkStart w:id="13" w:name="_Toc72081518"/>
      <w:r w:rsidRPr="00BA74EE">
        <w:t>Scope</w:t>
      </w:r>
      <w:bookmarkEnd w:id="13"/>
    </w:p>
    <w:p w14:paraId="7D787010" w14:textId="0A07FC8C" w:rsidR="00BA74EE" w:rsidRDefault="00972D2C" w:rsidP="00972D2C">
      <w:pPr>
        <w:pStyle w:val="NormalL2"/>
      </w:pPr>
      <w:r>
        <w:t>Hotel Room Reservation System</w:t>
      </w:r>
    </w:p>
    <w:p w14:paraId="2D5BD775" w14:textId="3F6E53BC" w:rsidR="006F7219" w:rsidRDefault="006F7219" w:rsidP="00BA74EE">
      <w:pPr>
        <w:pStyle w:val="Heading2"/>
      </w:pPr>
      <w:bookmarkStart w:id="14" w:name="_Toc72081519"/>
      <w:r>
        <w:t>Category</w:t>
      </w:r>
      <w:bookmarkEnd w:id="14"/>
    </w:p>
    <w:p w14:paraId="34A2B337" w14:textId="77777777" w:rsidR="00972D2C" w:rsidRDefault="00972D2C" w:rsidP="00972D2C">
      <w:pPr>
        <w:pStyle w:val="NormalL2"/>
      </w:pPr>
      <w:r>
        <w:t>Architecturally Significant</w:t>
      </w:r>
    </w:p>
    <w:p w14:paraId="47839D45" w14:textId="5F6DE5DF" w:rsidR="006F7219" w:rsidRDefault="006F7219" w:rsidP="006F7219">
      <w:pPr>
        <w:pStyle w:val="Heading3"/>
      </w:pPr>
      <w:bookmarkStart w:id="15" w:name="_Toc72081520"/>
      <w:r>
        <w:t>Risks addressed</w:t>
      </w:r>
      <w:bookmarkEnd w:id="15"/>
    </w:p>
    <w:p w14:paraId="16188E94" w14:textId="09BE04C3" w:rsidR="006F7219" w:rsidRPr="006F7219" w:rsidRDefault="00972D2C" w:rsidP="006F7219">
      <w:pPr>
        <w:pStyle w:val="NormalL2"/>
        <w:numPr>
          <w:ilvl w:val="0"/>
          <w:numId w:val="10"/>
        </w:numPr>
        <w:ind w:left="1080"/>
      </w:pPr>
      <w:r>
        <w:t>ID: 3 and Low Skill/Knowledge Level Staff</w:t>
      </w:r>
    </w:p>
    <w:p w14:paraId="709C4879" w14:textId="4EBC6AD9" w:rsidR="00BA74EE" w:rsidRDefault="00BA74EE" w:rsidP="00BA74EE">
      <w:pPr>
        <w:pStyle w:val="Heading2"/>
      </w:pPr>
      <w:bookmarkStart w:id="16" w:name="_Toc72081521"/>
      <w:r w:rsidRPr="00BA74EE">
        <w:t>Level</w:t>
      </w:r>
      <w:bookmarkEnd w:id="16"/>
    </w:p>
    <w:p w14:paraId="32BB4C66" w14:textId="6CFE0605" w:rsidR="00AB11A4" w:rsidRPr="00AB11A4" w:rsidRDefault="008148C7" w:rsidP="00AB11A4">
      <w:pPr>
        <w:pStyle w:val="NormalL2"/>
      </w:pPr>
      <w:r>
        <w:t>User goal</w:t>
      </w:r>
    </w:p>
    <w:p w14:paraId="6D305D54" w14:textId="7AF3A8B6" w:rsidR="00BA74EE" w:rsidRDefault="00BA74EE" w:rsidP="00BA74EE">
      <w:pPr>
        <w:pStyle w:val="Heading2"/>
      </w:pPr>
      <w:bookmarkStart w:id="17" w:name="_Toc72081522"/>
      <w:r w:rsidRPr="00BA74EE">
        <w:t>Primary Actor(s)</w:t>
      </w:r>
      <w:bookmarkEnd w:id="17"/>
    </w:p>
    <w:p w14:paraId="42CBFB35" w14:textId="57A9DF7D" w:rsidR="00BA74EE" w:rsidRDefault="008148C7" w:rsidP="00BA74EE">
      <w:pPr>
        <w:pStyle w:val="NormalL2"/>
        <w:numPr>
          <w:ilvl w:val="0"/>
          <w:numId w:val="1"/>
        </w:numPr>
        <w:ind w:left="900" w:hanging="180"/>
      </w:pPr>
      <w:r>
        <w:t>Receptionist</w:t>
      </w:r>
    </w:p>
    <w:p w14:paraId="78066665" w14:textId="77777777" w:rsidR="00A53D4F" w:rsidRDefault="00BA74EE" w:rsidP="00BA74EE">
      <w:pPr>
        <w:pStyle w:val="Heading2"/>
      </w:pPr>
      <w:bookmarkStart w:id="18" w:name="_Toc72081523"/>
      <w:r w:rsidRPr="00BA74EE">
        <w:t>Stakeholders and Interests</w:t>
      </w:r>
      <w:bookmarkEnd w:id="18"/>
    </w:p>
    <w:p w14:paraId="05408374" w14:textId="77777777" w:rsidR="008148C7" w:rsidRDefault="008148C7" w:rsidP="008148C7">
      <w:pPr>
        <w:pStyle w:val="Heading3"/>
      </w:pPr>
      <w:bookmarkStart w:id="19" w:name="_Toc72081524"/>
      <w:r>
        <w:t>Director</w:t>
      </w:r>
      <w:bookmarkEnd w:id="19"/>
    </w:p>
    <w:p w14:paraId="007F3698" w14:textId="77777777" w:rsidR="008148C7" w:rsidRDefault="008148C7" w:rsidP="008148C7">
      <w:pPr>
        <w:pStyle w:val="NormalL2"/>
      </w:pPr>
      <w:r>
        <w:t>Update and make implementations to the system through the provided system features. Having the capabilities of retrieving information from the system that can be beneficial to the hotel in a business.</w:t>
      </w:r>
    </w:p>
    <w:p w14:paraId="6A656F45" w14:textId="77777777" w:rsidR="008148C7" w:rsidRDefault="008148C7" w:rsidP="008148C7">
      <w:pPr>
        <w:pStyle w:val="Heading3"/>
      </w:pPr>
      <w:bookmarkStart w:id="20" w:name="_Toc72081525"/>
      <w:r>
        <w:t>System Administrator</w:t>
      </w:r>
      <w:bookmarkEnd w:id="20"/>
    </w:p>
    <w:p w14:paraId="137D67D6" w14:textId="77777777" w:rsidR="008148C7" w:rsidRDefault="008148C7" w:rsidP="008148C7">
      <w:pPr>
        <w:pStyle w:val="NormalL2"/>
      </w:pPr>
      <w:r>
        <w:t>Have scheduled updates that help provided more tools that help other users to customize the hotel room reservation system to their liking.</w:t>
      </w:r>
    </w:p>
    <w:p w14:paraId="0EDBC081" w14:textId="32287AC0" w:rsidR="00BA74EE" w:rsidRDefault="00BA74EE" w:rsidP="00BA74EE">
      <w:pPr>
        <w:pStyle w:val="Heading2"/>
      </w:pPr>
      <w:bookmarkStart w:id="21" w:name="_Toc72081526"/>
      <w:r w:rsidRPr="00BA74EE">
        <w:t>Preconditions</w:t>
      </w:r>
      <w:r>
        <w:t xml:space="preserve"> </w:t>
      </w:r>
      <w:r w:rsidRPr="00BA74EE">
        <w:t>(Entrance Criteria)</w:t>
      </w:r>
      <w:bookmarkEnd w:id="21"/>
    </w:p>
    <w:p w14:paraId="4A1D9190" w14:textId="0E33E0DF" w:rsidR="00EF00A6" w:rsidRDefault="00EF00A6">
      <w:pPr>
        <w:pStyle w:val="NormalL2"/>
        <w:rPr>
          <w:ins w:id="22" w:author="Allen Rivas" w:date="2021-05-14T07:26:00Z"/>
        </w:rPr>
      </w:pPr>
      <w:ins w:id="23" w:author="Allen Rivas" w:date="2021-05-14T07:26:00Z">
        <w:r>
          <w:t>Receptionist is required to have an account created under their personal information, if not then create one.</w:t>
        </w:r>
      </w:ins>
    </w:p>
    <w:p w14:paraId="55F9DDCF" w14:textId="60020F9B" w:rsidR="00BA74EE" w:rsidDel="00EF00A6" w:rsidRDefault="008148C7" w:rsidP="00BA74EE">
      <w:pPr>
        <w:pStyle w:val="NormalL2"/>
        <w:rPr>
          <w:del w:id="24" w:author="Allen Rivas" w:date="2021-05-14T07:26:00Z"/>
        </w:rPr>
      </w:pPr>
      <w:del w:id="25" w:author="Allen Rivas" w:date="2021-05-14T07:26:00Z">
        <w:r w:rsidDel="00EF00A6">
          <w:delText>Receptionist is identified and authenticated.</w:delText>
        </w:r>
        <w:bookmarkStart w:id="26" w:name="_Toc72081527"/>
        <w:bookmarkEnd w:id="26"/>
      </w:del>
    </w:p>
    <w:p w14:paraId="2975DACB" w14:textId="1BD521C5" w:rsidR="00BA74EE" w:rsidRDefault="00BA74EE" w:rsidP="00BA74EE">
      <w:pPr>
        <w:pStyle w:val="Heading2"/>
      </w:pPr>
      <w:bookmarkStart w:id="27" w:name="_Toc72081528"/>
      <w:r>
        <w:t>Success Guarantee (Exit State)</w:t>
      </w:r>
      <w:bookmarkEnd w:id="27"/>
    </w:p>
    <w:p w14:paraId="5A7D4A32" w14:textId="512718B1" w:rsidR="00BA74EE" w:rsidRDefault="003C4FF1" w:rsidP="00BA74EE">
      <w:pPr>
        <w:pStyle w:val="NormalL2"/>
      </w:pPr>
      <w:r>
        <w:t>Guest information is identified. Reserved room is confirmed. Check-in is generated. Check-in in is system is updated. Confirmation is generated.</w:t>
      </w:r>
    </w:p>
    <w:p w14:paraId="7E5B683A" w14:textId="77777777" w:rsidR="00A53D4F" w:rsidRDefault="00BA74EE" w:rsidP="00BA74EE">
      <w:pPr>
        <w:pStyle w:val="Heading2"/>
      </w:pPr>
      <w:bookmarkStart w:id="28" w:name="_Toc72081529"/>
      <w:r w:rsidRPr="00BA74EE">
        <w:t>Main Success Scenario</w:t>
      </w:r>
      <w:bookmarkEnd w:id="28"/>
    </w:p>
    <w:p w14:paraId="12083BAB" w14:textId="77777777" w:rsidR="00C3230A" w:rsidRDefault="00C3230A" w:rsidP="00C3230A">
      <w:pPr>
        <w:pStyle w:val="NormalL2"/>
        <w:numPr>
          <w:ilvl w:val="0"/>
          <w:numId w:val="8"/>
        </w:numPr>
        <w:ind w:left="1080"/>
        <w:rPr>
          <w:ins w:id="29" w:author="Allen Rivas" w:date="2021-05-11T18:59:00Z"/>
        </w:rPr>
      </w:pPr>
      <w:ins w:id="30" w:author="Allen Rivas" w:date="2021-05-11T18:59:00Z">
        <w:r>
          <w:t>The receptionist requests to authenticate into the system providing name and password. The system responds with transaction ID.</w:t>
        </w:r>
      </w:ins>
    </w:p>
    <w:p w14:paraId="60E5C930" w14:textId="77777777" w:rsidR="00C3230A" w:rsidRDefault="00C3230A" w:rsidP="00C3230A">
      <w:pPr>
        <w:pStyle w:val="NormalL2"/>
        <w:numPr>
          <w:ilvl w:val="0"/>
          <w:numId w:val="8"/>
        </w:numPr>
        <w:ind w:left="1080"/>
        <w:rPr>
          <w:ins w:id="31" w:author="Allen Rivas" w:date="2021-05-11T18:59:00Z"/>
        </w:rPr>
      </w:pPr>
      <w:ins w:id="32" w:author="Allen Rivas" w:date="2021-05-11T18:59:00Z">
        <w:r>
          <w:t>The receptionist request to list the guest’s reservation providing the guest’s name and confirmation number. The system responds with the guest’s reservation information (room type, floor preference, and room number.</w:t>
        </w:r>
      </w:ins>
    </w:p>
    <w:p w14:paraId="6A642DDF" w14:textId="77777777" w:rsidR="00C3230A" w:rsidRDefault="00C3230A" w:rsidP="00C3230A">
      <w:pPr>
        <w:pStyle w:val="NormalL2"/>
        <w:numPr>
          <w:ilvl w:val="0"/>
          <w:numId w:val="8"/>
        </w:numPr>
        <w:ind w:left="1080"/>
        <w:rPr>
          <w:ins w:id="33" w:author="Allen Rivas" w:date="2021-05-11T18:59:00Z"/>
        </w:rPr>
      </w:pPr>
      <w:ins w:id="34" w:author="Allen Rivas" w:date="2021-05-11T18:59:00Z">
        <w:r>
          <w:t>The receptionist request room assignment providing guest’s name, credit/debit information and room number. The system responds with room number and receipt of payment.</w:t>
        </w:r>
      </w:ins>
    </w:p>
    <w:p w14:paraId="2040B262" w14:textId="77777777" w:rsidR="00C3230A" w:rsidRDefault="00C3230A" w:rsidP="00C3230A">
      <w:pPr>
        <w:pStyle w:val="NormalL2"/>
        <w:numPr>
          <w:ilvl w:val="0"/>
          <w:numId w:val="8"/>
        </w:numPr>
        <w:ind w:left="1080"/>
        <w:rPr>
          <w:ins w:id="35" w:author="Allen Rivas" w:date="2021-05-11T18:59:00Z"/>
        </w:rPr>
      </w:pPr>
      <w:ins w:id="36" w:author="Allen Rivas" w:date="2021-05-11T18:59:00Z">
        <w:r>
          <w:t>The receptionist requests a room key given the guest’s name and room number.  The system responds with the specified room key for the given guest.</w:t>
        </w:r>
      </w:ins>
    </w:p>
    <w:p w14:paraId="6D08226E" w14:textId="77777777" w:rsidR="00C3230A" w:rsidRDefault="00C3230A" w:rsidP="00C3230A">
      <w:pPr>
        <w:pStyle w:val="NormalL2"/>
        <w:numPr>
          <w:ilvl w:val="0"/>
          <w:numId w:val="8"/>
        </w:numPr>
        <w:ind w:left="1080"/>
        <w:rPr>
          <w:ins w:id="37" w:author="Allen Rivas" w:date="2021-05-11T18:59:00Z"/>
        </w:rPr>
      </w:pPr>
      <w:ins w:id="38" w:author="Allen Rivas" w:date="2021-05-11T18:59:00Z">
        <w:r>
          <w:lastRenderedPageBreak/>
          <w:t>The receptionist requests to terminate session providing transaction ID. The system responds with termination.</w:t>
        </w:r>
      </w:ins>
    </w:p>
    <w:p w14:paraId="360BE7F8" w14:textId="2612168F" w:rsidR="00CB5673" w:rsidDel="00C3230A" w:rsidRDefault="00CB5673" w:rsidP="00CB5673">
      <w:pPr>
        <w:pStyle w:val="NormalL2"/>
        <w:numPr>
          <w:ilvl w:val="0"/>
          <w:numId w:val="8"/>
        </w:numPr>
        <w:ind w:left="1080"/>
        <w:rPr>
          <w:del w:id="39" w:author="Allen Rivas" w:date="2021-05-11T18:59:00Z"/>
        </w:rPr>
      </w:pPr>
      <w:del w:id="40" w:author="Allen Rivas" w:date="2021-05-11T18:59:00Z">
        <w:r w:rsidDel="00C3230A">
          <w:delText>The receptionist requests to authenticate into the system providing username and password. The system responds with a “Welcome” message.</w:delText>
        </w:r>
        <w:bookmarkStart w:id="41" w:name="_Toc72081530"/>
        <w:bookmarkEnd w:id="41"/>
      </w:del>
    </w:p>
    <w:p w14:paraId="36119C32" w14:textId="29E0EA47" w:rsidR="00BA74EE" w:rsidDel="00C3230A" w:rsidRDefault="00CB5673" w:rsidP="00BA74EE">
      <w:pPr>
        <w:pStyle w:val="NormalL2"/>
        <w:numPr>
          <w:ilvl w:val="0"/>
          <w:numId w:val="8"/>
        </w:numPr>
        <w:ind w:left="1080"/>
        <w:rPr>
          <w:del w:id="42" w:author="Allen Rivas" w:date="2021-05-11T18:59:00Z"/>
        </w:rPr>
      </w:pPr>
      <w:del w:id="43" w:author="Allen Rivas" w:date="2021-05-11T18:59:00Z">
        <w:r w:rsidDel="00C3230A">
          <w:delText>The receptionist request guest information, proving guest’s username and password. The system responds with guest’s reservation info.</w:delText>
        </w:r>
        <w:bookmarkStart w:id="44" w:name="_Toc72081531"/>
        <w:bookmarkEnd w:id="44"/>
      </w:del>
    </w:p>
    <w:p w14:paraId="210D3AE4" w14:textId="2336C0E7" w:rsidR="00CB5673" w:rsidDel="00C3230A" w:rsidRDefault="00CB5673" w:rsidP="00BA74EE">
      <w:pPr>
        <w:pStyle w:val="NormalL2"/>
        <w:numPr>
          <w:ilvl w:val="0"/>
          <w:numId w:val="8"/>
        </w:numPr>
        <w:ind w:left="1080"/>
        <w:rPr>
          <w:del w:id="45" w:author="Allen Rivas" w:date="2021-05-11T18:59:00Z"/>
        </w:rPr>
      </w:pPr>
      <w:del w:id="46" w:author="Allen Rivas" w:date="2021-05-11T18:59:00Z">
        <w:r w:rsidDel="00C3230A">
          <w:delText xml:space="preserve">The receptionist requests reservation confirmation. The system responds with a </w:delText>
        </w:r>
        <w:r w:rsidR="00D65E89" w:rsidDel="00C3230A">
          <w:delText xml:space="preserve">check-in </w:delText>
        </w:r>
        <w:r w:rsidDel="00C3230A">
          <w:delText>confirmation receipt.</w:delText>
        </w:r>
        <w:bookmarkStart w:id="47" w:name="_Toc72081532"/>
        <w:bookmarkEnd w:id="47"/>
      </w:del>
    </w:p>
    <w:p w14:paraId="6DEC1B09" w14:textId="54C12DD6" w:rsidR="00CB5673" w:rsidDel="00C3230A" w:rsidRDefault="0021358E" w:rsidP="0021358E">
      <w:pPr>
        <w:pStyle w:val="NormalL2"/>
        <w:numPr>
          <w:ilvl w:val="0"/>
          <w:numId w:val="8"/>
        </w:numPr>
        <w:ind w:left="1080"/>
        <w:rPr>
          <w:del w:id="48" w:author="Allen Rivas" w:date="2021-05-11T18:59:00Z"/>
        </w:rPr>
      </w:pPr>
      <w:del w:id="49" w:author="Allen Rivas" w:date="2021-05-11T18:59:00Z">
        <w:r w:rsidDel="00C3230A">
          <w:delText>The receptionist requests to terminate session. The system responds with “Goodbye” message.</w:delText>
        </w:r>
        <w:bookmarkStart w:id="50" w:name="_Toc72081533"/>
        <w:bookmarkEnd w:id="50"/>
      </w:del>
    </w:p>
    <w:p w14:paraId="1DFCD4A7" w14:textId="42EACA40" w:rsidR="00D65E89" w:rsidRDefault="00BA74EE" w:rsidP="00D65E89">
      <w:pPr>
        <w:pStyle w:val="Heading2"/>
      </w:pPr>
      <w:bookmarkStart w:id="51" w:name="_Toc72081534"/>
      <w:r>
        <w:t>Extensions (Alternate paths)</w:t>
      </w:r>
      <w:bookmarkEnd w:id="51"/>
    </w:p>
    <w:p w14:paraId="30DD8461" w14:textId="77777777" w:rsidR="00C3230A" w:rsidRDefault="00C3230A" w:rsidP="00C3230A">
      <w:pPr>
        <w:pStyle w:val="NormalL2"/>
        <w:numPr>
          <w:ilvl w:val="0"/>
          <w:numId w:val="12"/>
        </w:numPr>
        <w:rPr>
          <w:ins w:id="52" w:author="Allen Rivas" w:date="2021-05-11T18:59:00Z"/>
        </w:rPr>
      </w:pPr>
      <w:ins w:id="53" w:author="Allen Rivas" w:date="2021-05-11T18:59:00Z">
        <w:r>
          <w:t>The receptionist decides to check-out guest.</w:t>
        </w:r>
      </w:ins>
    </w:p>
    <w:p w14:paraId="3D2C4924" w14:textId="77777777" w:rsidR="00C3230A" w:rsidRDefault="00C3230A" w:rsidP="00C3230A">
      <w:pPr>
        <w:pStyle w:val="NormalL2"/>
        <w:numPr>
          <w:ilvl w:val="1"/>
          <w:numId w:val="12"/>
        </w:numPr>
        <w:rPr>
          <w:ins w:id="54" w:author="Allen Rivas" w:date="2021-05-11T18:59:00Z"/>
        </w:rPr>
      </w:pPr>
      <w:ins w:id="55" w:author="Allen Rivas" w:date="2021-05-11T18:59:00Z">
        <w:r>
          <w:t>The receptionist requests to authenticate into the system providing name and password. The system responds with transaction ID.</w:t>
        </w:r>
      </w:ins>
    </w:p>
    <w:p w14:paraId="66FEC3FD" w14:textId="77777777" w:rsidR="00C3230A" w:rsidRDefault="00C3230A" w:rsidP="00C3230A">
      <w:pPr>
        <w:pStyle w:val="NormalL2"/>
        <w:numPr>
          <w:ilvl w:val="1"/>
          <w:numId w:val="12"/>
        </w:numPr>
        <w:rPr>
          <w:ins w:id="56" w:author="Allen Rivas" w:date="2021-05-11T18:59:00Z"/>
        </w:rPr>
      </w:pPr>
      <w:ins w:id="57" w:author="Allen Rivas" w:date="2021-05-11T18:59:00Z">
        <w:r>
          <w:t>The receptionist request guest’s assigned room, proving guest’s name and room number. The system responds with guest’s room number.</w:t>
        </w:r>
      </w:ins>
    </w:p>
    <w:p w14:paraId="56B1BFEA" w14:textId="77777777" w:rsidR="00C3230A" w:rsidRDefault="00C3230A" w:rsidP="00C3230A">
      <w:pPr>
        <w:pStyle w:val="NormalL2"/>
        <w:numPr>
          <w:ilvl w:val="1"/>
          <w:numId w:val="12"/>
        </w:numPr>
        <w:rPr>
          <w:ins w:id="58" w:author="Allen Rivas" w:date="2021-05-11T18:59:00Z"/>
        </w:rPr>
      </w:pPr>
      <w:ins w:id="59" w:author="Allen Rivas" w:date="2021-05-11T18:59:00Z">
        <w:r>
          <w:t>The receptionist requests total bill providing guest’s name and room number. The system responds with bill of total cost (includes amenities and services).</w:t>
        </w:r>
      </w:ins>
    </w:p>
    <w:p w14:paraId="7C1C4946" w14:textId="77777777" w:rsidR="00C3230A" w:rsidRDefault="00C3230A" w:rsidP="00C3230A">
      <w:pPr>
        <w:pStyle w:val="NormalL2"/>
        <w:numPr>
          <w:ilvl w:val="1"/>
          <w:numId w:val="12"/>
        </w:numPr>
        <w:rPr>
          <w:ins w:id="60" w:author="Allen Rivas" w:date="2021-05-11T18:59:00Z"/>
        </w:rPr>
      </w:pPr>
      <w:ins w:id="61" w:author="Allen Rivas" w:date="2021-05-11T18:59:00Z">
        <w:r>
          <w:t xml:space="preserve">The receptionist requests to pay bill providing guest’s name, room number, and credit/debit information. The system responds with guest’s receipt. </w:t>
        </w:r>
      </w:ins>
    </w:p>
    <w:p w14:paraId="6433F764" w14:textId="77777777" w:rsidR="00C3230A" w:rsidRDefault="00C3230A" w:rsidP="00C3230A">
      <w:pPr>
        <w:pStyle w:val="NormalL2"/>
        <w:numPr>
          <w:ilvl w:val="1"/>
          <w:numId w:val="12"/>
        </w:numPr>
        <w:rPr>
          <w:ins w:id="62" w:author="Allen Rivas" w:date="2021-05-11T18:59:00Z"/>
        </w:rPr>
      </w:pPr>
      <w:ins w:id="63" w:author="Allen Rivas" w:date="2021-05-11T18:59:00Z">
        <w:r>
          <w:t>The receptionist requests to terminate session providing transaction ID. The system responds with termination.</w:t>
        </w:r>
      </w:ins>
    </w:p>
    <w:p w14:paraId="38A6A5FF" w14:textId="77777777" w:rsidR="00C3230A" w:rsidRDefault="00C3230A" w:rsidP="00C3230A">
      <w:pPr>
        <w:pStyle w:val="NormalL2"/>
        <w:numPr>
          <w:ilvl w:val="0"/>
          <w:numId w:val="12"/>
        </w:numPr>
        <w:rPr>
          <w:ins w:id="64" w:author="Allen Rivas" w:date="2021-05-11T18:59:00Z"/>
        </w:rPr>
      </w:pPr>
      <w:ins w:id="65" w:author="Allen Rivas" w:date="2021-05-11T18:59:00Z">
        <w:r>
          <w:t>The receptionist decides to cancel check-in.</w:t>
        </w:r>
      </w:ins>
    </w:p>
    <w:p w14:paraId="6C3B0C57" w14:textId="77777777" w:rsidR="00C3230A" w:rsidRDefault="00C3230A" w:rsidP="00C3230A">
      <w:pPr>
        <w:pStyle w:val="NormalL2"/>
        <w:numPr>
          <w:ilvl w:val="1"/>
          <w:numId w:val="12"/>
        </w:numPr>
        <w:rPr>
          <w:ins w:id="66" w:author="Allen Rivas" w:date="2021-05-11T18:59:00Z"/>
        </w:rPr>
      </w:pPr>
      <w:ins w:id="67" w:author="Allen Rivas" w:date="2021-05-11T18:59:00Z">
        <w:r>
          <w:t xml:space="preserve"> The receptionist requests to authenticate into the system providing name and password. The system responds with transaction ID.</w:t>
        </w:r>
      </w:ins>
    </w:p>
    <w:p w14:paraId="3055443E" w14:textId="77777777" w:rsidR="00C3230A" w:rsidRDefault="00C3230A" w:rsidP="00C3230A">
      <w:pPr>
        <w:pStyle w:val="NormalL2"/>
        <w:numPr>
          <w:ilvl w:val="1"/>
          <w:numId w:val="12"/>
        </w:numPr>
        <w:rPr>
          <w:ins w:id="68" w:author="Allen Rivas" w:date="2021-05-11T18:59:00Z"/>
        </w:rPr>
      </w:pPr>
      <w:ins w:id="69" w:author="Allen Rivas" w:date="2021-05-11T18:59:00Z">
        <w:r>
          <w:t>The receptionist requests to cancel check-in providing guest’s username. The system responds with check-in cancelation receipt.</w:t>
        </w:r>
      </w:ins>
    </w:p>
    <w:p w14:paraId="5227C1E2" w14:textId="77777777" w:rsidR="00C3230A" w:rsidRDefault="00C3230A" w:rsidP="00C3230A">
      <w:pPr>
        <w:pStyle w:val="NormalL2"/>
        <w:numPr>
          <w:ilvl w:val="1"/>
          <w:numId w:val="12"/>
        </w:numPr>
        <w:rPr>
          <w:ins w:id="70" w:author="Allen Rivas" w:date="2021-05-11T18:59:00Z"/>
        </w:rPr>
      </w:pPr>
      <w:ins w:id="71" w:author="Allen Rivas" w:date="2021-05-11T18:59:00Z">
        <w:r>
          <w:t>The receptionist requests to terminate session providing transaction ID. The system responds with termination.</w:t>
        </w:r>
      </w:ins>
    </w:p>
    <w:p w14:paraId="7B36A584" w14:textId="3E8B2969" w:rsidR="00D65E89" w:rsidDel="00C3230A" w:rsidRDefault="00D65E89" w:rsidP="00D65E89">
      <w:pPr>
        <w:pStyle w:val="NormalL2"/>
        <w:numPr>
          <w:ilvl w:val="0"/>
          <w:numId w:val="12"/>
        </w:numPr>
        <w:rPr>
          <w:del w:id="72" w:author="Allen Rivas" w:date="2021-05-11T18:59:00Z"/>
        </w:rPr>
      </w:pPr>
      <w:del w:id="73" w:author="Allen Rivas" w:date="2021-05-11T18:59:00Z">
        <w:r w:rsidDel="00C3230A">
          <w:delText>The receptionist decides to check-out guest.</w:delText>
        </w:r>
        <w:bookmarkStart w:id="74" w:name="_Toc72081535"/>
        <w:bookmarkEnd w:id="74"/>
      </w:del>
    </w:p>
    <w:p w14:paraId="7A78B3E8" w14:textId="2476ED7C" w:rsidR="00D65E89" w:rsidDel="00C3230A" w:rsidRDefault="00D65E89" w:rsidP="00D65E89">
      <w:pPr>
        <w:pStyle w:val="NormalL2"/>
        <w:numPr>
          <w:ilvl w:val="1"/>
          <w:numId w:val="12"/>
        </w:numPr>
        <w:rPr>
          <w:del w:id="75" w:author="Allen Rivas" w:date="2021-05-11T18:59:00Z"/>
        </w:rPr>
      </w:pPr>
      <w:del w:id="76" w:author="Allen Rivas" w:date="2021-05-11T18:59:00Z">
        <w:r w:rsidDel="00C3230A">
          <w:delText>The receptionist requests to authenticate into the system providing username and password. The system responds with a “Welcome” message.</w:delText>
        </w:r>
        <w:bookmarkStart w:id="77" w:name="_Toc72081536"/>
        <w:bookmarkEnd w:id="77"/>
      </w:del>
    </w:p>
    <w:p w14:paraId="022476E8" w14:textId="2CC1EEC1" w:rsidR="00D65E89" w:rsidDel="00C3230A" w:rsidRDefault="00D65E89" w:rsidP="00D65E89">
      <w:pPr>
        <w:pStyle w:val="NormalL2"/>
        <w:numPr>
          <w:ilvl w:val="1"/>
          <w:numId w:val="12"/>
        </w:numPr>
        <w:rPr>
          <w:del w:id="78" w:author="Allen Rivas" w:date="2021-05-11T18:59:00Z"/>
        </w:rPr>
      </w:pPr>
      <w:del w:id="79" w:author="Allen Rivas" w:date="2021-05-11T18:59:00Z">
        <w:r w:rsidDel="00C3230A">
          <w:delText>The receptionist request guest information, proving guest’s username and password. The system responds with guest’s reservation info.</w:delText>
        </w:r>
        <w:bookmarkStart w:id="80" w:name="_Toc72081537"/>
        <w:bookmarkEnd w:id="80"/>
      </w:del>
    </w:p>
    <w:p w14:paraId="262D3C71" w14:textId="0FF1CD2D" w:rsidR="00D65E89" w:rsidDel="00C3230A" w:rsidRDefault="00D65E89" w:rsidP="00D65E89">
      <w:pPr>
        <w:pStyle w:val="NormalL2"/>
        <w:numPr>
          <w:ilvl w:val="1"/>
          <w:numId w:val="12"/>
        </w:numPr>
        <w:rPr>
          <w:del w:id="81" w:author="Allen Rivas" w:date="2021-05-11T18:59:00Z"/>
        </w:rPr>
      </w:pPr>
      <w:del w:id="82" w:author="Allen Rivas" w:date="2021-05-11T18:59:00Z">
        <w:r w:rsidDel="00C3230A">
          <w:delText xml:space="preserve">The receptionist requests check-out. The system responds with check-out confirmation receipt. </w:delText>
        </w:r>
        <w:bookmarkStart w:id="83" w:name="_Toc72081538"/>
        <w:bookmarkEnd w:id="83"/>
      </w:del>
    </w:p>
    <w:p w14:paraId="64EA60E1" w14:textId="53600DDA" w:rsidR="00D65E89" w:rsidDel="00C3230A" w:rsidRDefault="00D65E89" w:rsidP="00D65E89">
      <w:pPr>
        <w:pStyle w:val="NormalL2"/>
        <w:numPr>
          <w:ilvl w:val="1"/>
          <w:numId w:val="12"/>
        </w:numPr>
        <w:rPr>
          <w:del w:id="84" w:author="Allen Rivas" w:date="2021-05-11T18:59:00Z"/>
        </w:rPr>
      </w:pPr>
      <w:del w:id="85" w:author="Allen Rivas" w:date="2021-05-11T18:59:00Z">
        <w:r w:rsidDel="00C3230A">
          <w:delText>The receptionist requests to terminate session. The system responds with “Goodbye” message.</w:delText>
        </w:r>
        <w:bookmarkStart w:id="86" w:name="_Toc72081539"/>
        <w:bookmarkEnd w:id="86"/>
      </w:del>
    </w:p>
    <w:p w14:paraId="0E9374F4" w14:textId="3CCB7DFB" w:rsidR="00D65E89" w:rsidDel="00C3230A" w:rsidRDefault="00D65E89" w:rsidP="00D65E89">
      <w:pPr>
        <w:pStyle w:val="NormalL2"/>
        <w:numPr>
          <w:ilvl w:val="0"/>
          <w:numId w:val="12"/>
        </w:numPr>
        <w:rPr>
          <w:del w:id="87" w:author="Allen Rivas" w:date="2021-05-11T18:59:00Z"/>
        </w:rPr>
      </w:pPr>
      <w:del w:id="88" w:author="Allen Rivas" w:date="2021-05-11T18:59:00Z">
        <w:r w:rsidDel="00C3230A">
          <w:delText xml:space="preserve">The </w:delText>
        </w:r>
        <w:r w:rsidR="00AD359D" w:rsidDel="00C3230A">
          <w:delText>receptionist</w:delText>
        </w:r>
        <w:r w:rsidDel="00C3230A">
          <w:delText xml:space="preserve"> decides to </w:delText>
        </w:r>
        <w:r w:rsidR="00AD359D" w:rsidDel="00C3230A">
          <w:delText>cancel check-in</w:delText>
        </w:r>
        <w:r w:rsidDel="00C3230A">
          <w:delText>.</w:delText>
        </w:r>
        <w:bookmarkStart w:id="89" w:name="_Toc72081540"/>
        <w:bookmarkEnd w:id="89"/>
      </w:del>
    </w:p>
    <w:p w14:paraId="49FA669E" w14:textId="26C5509F" w:rsidR="00D65E89" w:rsidDel="00C3230A" w:rsidRDefault="00D65E89" w:rsidP="00D65E89">
      <w:pPr>
        <w:pStyle w:val="NormalL2"/>
        <w:numPr>
          <w:ilvl w:val="1"/>
          <w:numId w:val="12"/>
        </w:numPr>
        <w:rPr>
          <w:del w:id="90" w:author="Allen Rivas" w:date="2021-05-11T18:59:00Z"/>
        </w:rPr>
      </w:pPr>
      <w:del w:id="91" w:author="Allen Rivas" w:date="2021-05-11T18:59:00Z">
        <w:r w:rsidDel="00C3230A">
          <w:delText xml:space="preserve"> The </w:delText>
        </w:r>
        <w:r w:rsidR="00AD359D" w:rsidDel="00C3230A">
          <w:delText>receptionist</w:delText>
        </w:r>
        <w:r w:rsidDel="00C3230A">
          <w:delText xml:space="preserve"> requests to authenticate into the system providing username and password. The system responds with a “Welcome” message.</w:delText>
        </w:r>
        <w:bookmarkStart w:id="92" w:name="_Toc72081541"/>
        <w:bookmarkEnd w:id="92"/>
      </w:del>
    </w:p>
    <w:p w14:paraId="263F9B29" w14:textId="08F5CC5A" w:rsidR="00D65E89" w:rsidDel="00C3230A" w:rsidRDefault="00D65E89" w:rsidP="00D65E89">
      <w:pPr>
        <w:pStyle w:val="NormalL2"/>
        <w:numPr>
          <w:ilvl w:val="1"/>
          <w:numId w:val="12"/>
        </w:numPr>
        <w:rPr>
          <w:del w:id="93" w:author="Allen Rivas" w:date="2021-05-11T18:59:00Z"/>
        </w:rPr>
      </w:pPr>
      <w:del w:id="94" w:author="Allen Rivas" w:date="2021-05-11T18:59:00Z">
        <w:r w:rsidDel="00C3230A">
          <w:delText xml:space="preserve">The </w:delText>
        </w:r>
        <w:r w:rsidR="00AD359D" w:rsidDel="00C3230A">
          <w:delText>receptionist</w:delText>
        </w:r>
        <w:r w:rsidDel="00C3230A">
          <w:delText xml:space="preserve"> </w:delText>
        </w:r>
        <w:r w:rsidR="001E3E8E" w:rsidDel="00C3230A">
          <w:delText>requests to cancel check-in providing guest’s username. The system responds with check-in cancelation receipt.</w:delText>
        </w:r>
        <w:bookmarkStart w:id="95" w:name="_Toc72081542"/>
        <w:bookmarkEnd w:id="95"/>
      </w:del>
    </w:p>
    <w:p w14:paraId="445DCE85" w14:textId="664CF19A" w:rsidR="00D65E89" w:rsidRPr="00D65E89" w:rsidDel="00C3230A" w:rsidRDefault="00D65E89" w:rsidP="00D65E89">
      <w:pPr>
        <w:pStyle w:val="NormalL2"/>
        <w:numPr>
          <w:ilvl w:val="1"/>
          <w:numId w:val="12"/>
        </w:numPr>
        <w:rPr>
          <w:del w:id="96" w:author="Allen Rivas" w:date="2021-05-11T18:59:00Z"/>
        </w:rPr>
      </w:pPr>
      <w:del w:id="97" w:author="Allen Rivas" w:date="2021-05-11T18:59:00Z">
        <w:r w:rsidDel="00C3230A">
          <w:delText xml:space="preserve">The </w:delText>
        </w:r>
        <w:r w:rsidR="00AD359D" w:rsidDel="00C3230A">
          <w:delText>receptionist</w:delText>
        </w:r>
        <w:r w:rsidDel="00C3230A">
          <w:delText xml:space="preserve"> requests to terminate session. The system responds with “Goodbye” message.</w:delText>
        </w:r>
        <w:bookmarkStart w:id="98" w:name="_Toc72081543"/>
        <w:bookmarkEnd w:id="98"/>
      </w:del>
    </w:p>
    <w:p w14:paraId="66359CE1" w14:textId="77777777" w:rsidR="00A53D4F" w:rsidRDefault="00BA74EE" w:rsidP="00BA74EE">
      <w:pPr>
        <w:pStyle w:val="Heading2"/>
      </w:pPr>
      <w:bookmarkStart w:id="99" w:name="_Toc72081544"/>
      <w:r w:rsidRPr="00BA74EE">
        <w:t>Special Requirements</w:t>
      </w:r>
      <w:bookmarkEnd w:id="99"/>
    </w:p>
    <w:p w14:paraId="0B63633E" w14:textId="791D48C9" w:rsidR="00AB11A4" w:rsidRDefault="005733D8" w:rsidP="005733D8">
      <w:pPr>
        <w:pStyle w:val="NormalL2"/>
      </w:pPr>
      <w:r>
        <w:t>Login authorization response within 15 seconds 95% of the time.</w:t>
      </w:r>
    </w:p>
    <w:p w14:paraId="170B74A3" w14:textId="77777777" w:rsidR="00A53D4F" w:rsidRDefault="00AB11A4" w:rsidP="00AB11A4">
      <w:pPr>
        <w:pStyle w:val="Heading2"/>
      </w:pPr>
      <w:bookmarkStart w:id="100" w:name="_Toc72081545"/>
      <w:r>
        <w:t>Technology and Data Variations List</w:t>
      </w:r>
      <w:bookmarkEnd w:id="100"/>
    </w:p>
    <w:p w14:paraId="028D8287" w14:textId="77777777" w:rsidR="005733D8" w:rsidRDefault="005733D8" w:rsidP="005733D8">
      <w:pPr>
        <w:pStyle w:val="NormalL2"/>
        <w:numPr>
          <w:ilvl w:val="0"/>
          <w:numId w:val="13"/>
        </w:numPr>
      </w:pPr>
      <w:r>
        <w:t xml:space="preserve">Login information entered by keyboard. </w:t>
      </w:r>
    </w:p>
    <w:p w14:paraId="09D5145E" w14:textId="276AD5EB" w:rsidR="005733D8" w:rsidRDefault="005733D8" w:rsidP="005733D8">
      <w:pPr>
        <w:pStyle w:val="NormalL2"/>
        <w:numPr>
          <w:ilvl w:val="0"/>
          <w:numId w:val="13"/>
        </w:numPr>
      </w:pPr>
      <w:r>
        <w:t>Guest information entered by.</w:t>
      </w:r>
    </w:p>
    <w:p w14:paraId="7F9E83A7" w14:textId="3C3EA2FF" w:rsidR="00A53D4F" w:rsidRDefault="00AB11A4" w:rsidP="00AB11A4">
      <w:pPr>
        <w:pStyle w:val="Heading2"/>
      </w:pPr>
      <w:bookmarkStart w:id="101" w:name="_Toc72081546"/>
      <w:r w:rsidRPr="00AB11A4">
        <w:t>Frequency of Occurrence</w:t>
      </w:r>
      <w:bookmarkEnd w:id="101"/>
    </w:p>
    <w:p w14:paraId="631215CB" w14:textId="0AF0381F" w:rsidR="001A645A" w:rsidRDefault="001A645A">
      <w:pPr>
        <w:pStyle w:val="NormalL2"/>
        <w:rPr>
          <w:ins w:id="102" w:author="Allen Rivas" w:date="2021-05-14T07:27:00Z"/>
        </w:rPr>
      </w:pPr>
      <w:ins w:id="103" w:author="Allen Rivas" w:date="2021-05-14T07:27:00Z">
        <w:r>
          <w:t xml:space="preserve">Frequency of occurrence would be at least </w:t>
        </w:r>
        <w:r w:rsidR="00A61FCC">
          <w:t>1</w:t>
        </w:r>
        <w:r>
          <w:t xml:space="preserve">,000 per day. </w:t>
        </w:r>
      </w:ins>
    </w:p>
    <w:p w14:paraId="335A7276" w14:textId="742FA677" w:rsidR="002B5B5F" w:rsidDel="001A645A" w:rsidRDefault="002B5B5F" w:rsidP="002B5B5F">
      <w:pPr>
        <w:pStyle w:val="NormalL2"/>
        <w:rPr>
          <w:del w:id="104" w:author="Allen Rivas" w:date="2021-05-14T07:27:00Z"/>
        </w:rPr>
      </w:pPr>
      <w:del w:id="105" w:author="Allen Rivas" w:date="2021-05-14T07:27:00Z">
        <w:r w:rsidDel="001A645A">
          <w:delText xml:space="preserve">Continuous number of occurrences per continuous time period. </w:delText>
        </w:r>
        <w:bookmarkStart w:id="106" w:name="_Toc72081547"/>
        <w:bookmarkEnd w:id="106"/>
      </w:del>
    </w:p>
    <w:p w14:paraId="0A21A0E0" w14:textId="77777777" w:rsidR="00A53D4F" w:rsidRDefault="00AB11A4" w:rsidP="00AB11A4">
      <w:pPr>
        <w:pStyle w:val="Heading2"/>
      </w:pPr>
      <w:bookmarkStart w:id="107" w:name="_Toc72081548"/>
      <w:r w:rsidRPr="00AB11A4">
        <w:t>Miscellaneous</w:t>
      </w:r>
      <w:bookmarkEnd w:id="107"/>
    </w:p>
    <w:p w14:paraId="3E24B238" w14:textId="1D1A3DCF" w:rsidR="002B5B5F" w:rsidRPr="00AB11A4" w:rsidRDefault="002B5B5F" w:rsidP="002B5B5F">
      <w:pPr>
        <w:pStyle w:val="NormalL2"/>
      </w:pPr>
      <w:r>
        <w:t>Open issues on the system are, what customization is needed for different receptionist? Can the receptionist use the guest’s card information? Can the receptionist use the guest’s information?</w:t>
      </w:r>
    </w:p>
    <w:p w14:paraId="1064D2B1" w14:textId="429DA3E8" w:rsidR="00AB11A4" w:rsidRPr="00AB11A4" w:rsidRDefault="00AB11A4" w:rsidP="00AB11A4">
      <w:pPr>
        <w:pStyle w:val="NormalL2"/>
      </w:pPr>
    </w:p>
    <w:p w14:paraId="06F0D418" w14:textId="252A2E12" w:rsidR="00C73210" w:rsidRDefault="00A85E6D" w:rsidP="00BB619C">
      <w:pPr>
        <w:pStyle w:val="Heading1"/>
        <w:pageBreakBefore/>
      </w:pPr>
      <w:bookmarkStart w:id="108" w:name="_Toc72081549"/>
      <w:r>
        <w:lastRenderedPageBreak/>
        <w:t>System Sequence Diagrams</w:t>
      </w:r>
      <w:bookmarkEnd w:id="108"/>
    </w:p>
    <w:p w14:paraId="7B0F3F10" w14:textId="33912640" w:rsidR="00A85E6D" w:rsidRDefault="00131AC9" w:rsidP="00A85E6D">
      <w:pPr>
        <w:pStyle w:val="Heading2"/>
      </w:pPr>
      <w:bookmarkStart w:id="109" w:name="_Toc72081550"/>
      <w:r>
        <w:t>Check-in Guest</w:t>
      </w:r>
      <w:bookmarkEnd w:id="109"/>
    </w:p>
    <w:p w14:paraId="5CA37815" w14:textId="2F637BEC" w:rsidR="00A85E6D" w:rsidRDefault="00A85E6D" w:rsidP="00A85E6D">
      <w:pPr>
        <w:pStyle w:val="Heading3"/>
      </w:pPr>
      <w:bookmarkStart w:id="110" w:name="_Toc72081551"/>
      <w:r>
        <w:t>Scenario Description</w:t>
      </w:r>
      <w:bookmarkEnd w:id="110"/>
    </w:p>
    <w:p w14:paraId="1695D126" w14:textId="4B6C8F01" w:rsidR="00A85E6D" w:rsidRDefault="00A61E1F" w:rsidP="00A85E6D">
      <w:pPr>
        <w:pStyle w:val="NormalL2"/>
      </w:pPr>
      <w:r>
        <w:t xml:space="preserve">The receptionist will be check-in the guest using the hotel room reservation system. The receptionist will be required to login. They will also need guest information like, username and password. They will eventually request a receipt as a form of verification that the guest has </w:t>
      </w:r>
      <w:r w:rsidR="00347281">
        <w:t>checked in.</w:t>
      </w:r>
      <w:r>
        <w:t xml:space="preserve"> </w:t>
      </w:r>
    </w:p>
    <w:p w14:paraId="2F3220EE" w14:textId="745042D7" w:rsidR="00A85E6D" w:rsidRDefault="00A85E6D" w:rsidP="00A85E6D">
      <w:pPr>
        <w:pStyle w:val="Heading3"/>
      </w:pPr>
      <w:bookmarkStart w:id="111" w:name="_Toc72081552"/>
      <w:r>
        <w:t>System Sequence Diagram</w:t>
      </w:r>
      <w:bookmarkEnd w:id="111"/>
    </w:p>
    <w:p w14:paraId="5BA1B82E" w14:textId="14C09F5B" w:rsidR="00A85E6D" w:rsidRPr="00A85E6D" w:rsidRDefault="00C3230A" w:rsidP="00A85E6D">
      <w:pPr>
        <w:pStyle w:val="NormalL2"/>
      </w:pPr>
      <w:ins w:id="112" w:author="Allen Rivas" w:date="2021-05-11T19:00:00Z">
        <w:r>
          <w:rPr>
            <w:noProof/>
          </w:rPr>
          <w:drawing>
            <wp:inline distT="0" distB="0" distL="0" distR="0" wp14:anchorId="2D326774" wp14:editId="60EE9676">
              <wp:extent cx="6457210" cy="3854414"/>
              <wp:effectExtent l="0" t="0" r="127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61955" cy="3857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13" w:author="Allen Rivas" w:date="2021-05-11T19:00:00Z">
        <w:r w:rsidR="00765035" w:rsidDel="00C3230A">
          <w:rPr>
            <w:noProof/>
          </w:rPr>
          <w:drawing>
            <wp:inline distT="0" distB="0" distL="0" distR="0" wp14:anchorId="6B016E97" wp14:editId="3CAE138A">
              <wp:extent cx="4914900" cy="451485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14900" cy="451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B3D577" w14:textId="5A4E4046" w:rsidR="00A85E6D" w:rsidRDefault="00131AC9" w:rsidP="00BB619C">
      <w:pPr>
        <w:pStyle w:val="Heading2"/>
        <w:pageBreakBefore/>
      </w:pPr>
      <w:bookmarkStart w:id="114" w:name="_Toc72081553"/>
      <w:r>
        <w:lastRenderedPageBreak/>
        <w:t>Check-out Guest</w:t>
      </w:r>
      <w:bookmarkEnd w:id="114"/>
    </w:p>
    <w:p w14:paraId="6DE340B5" w14:textId="77777777" w:rsidR="00A85E6D" w:rsidRDefault="00A85E6D" w:rsidP="00A85E6D">
      <w:pPr>
        <w:pStyle w:val="Heading3"/>
      </w:pPr>
      <w:bookmarkStart w:id="115" w:name="_Toc72081554"/>
      <w:r>
        <w:t>Scenario Description</w:t>
      </w:r>
      <w:bookmarkEnd w:id="115"/>
    </w:p>
    <w:p w14:paraId="42366042" w14:textId="41C5105F" w:rsidR="00A85E6D" w:rsidRDefault="00A61E1F" w:rsidP="00A61E1F">
      <w:pPr>
        <w:pStyle w:val="NormalL2"/>
      </w:pPr>
      <w:r>
        <w:t>The receptionist will be check-out the guest using the hotel room reservation system. The receptionist will be required to login. They will also need guest information like, username and password. They will eventually request a receipt as a form of verification that the guest has checked</w:t>
      </w:r>
      <w:r w:rsidR="00347281">
        <w:t xml:space="preserve"> </w:t>
      </w:r>
      <w:r>
        <w:t xml:space="preserve">out. </w:t>
      </w:r>
    </w:p>
    <w:p w14:paraId="3B178B3C" w14:textId="77777777" w:rsidR="00A85E6D" w:rsidRDefault="00A85E6D" w:rsidP="00A85E6D">
      <w:pPr>
        <w:pStyle w:val="Heading3"/>
      </w:pPr>
      <w:bookmarkStart w:id="116" w:name="_Toc72081555"/>
      <w:r>
        <w:t>System Sequence Diagram</w:t>
      </w:r>
      <w:bookmarkEnd w:id="116"/>
    </w:p>
    <w:p w14:paraId="11454CAC" w14:textId="5DDB4CD9" w:rsidR="00A85E6D" w:rsidRPr="00A85E6D" w:rsidRDefault="00C3230A" w:rsidP="00A85E6D">
      <w:pPr>
        <w:pStyle w:val="NormalL2"/>
      </w:pPr>
      <w:ins w:id="117" w:author="Allen Rivas" w:date="2021-05-11T19:00:00Z">
        <w:r>
          <w:rPr>
            <w:noProof/>
          </w:rPr>
          <w:drawing>
            <wp:inline distT="0" distB="0" distL="0" distR="0" wp14:anchorId="465B4C91" wp14:editId="2442B9D9">
              <wp:extent cx="6858000" cy="2870143"/>
              <wp:effectExtent l="0" t="0" r="0" b="698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2870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18" w:author="Allen Rivas" w:date="2021-05-11T19:00:00Z">
        <w:r w:rsidR="00765035" w:rsidDel="00C3230A">
          <w:rPr>
            <w:noProof/>
          </w:rPr>
          <w:drawing>
            <wp:inline distT="0" distB="0" distL="0" distR="0" wp14:anchorId="6B3F1F8F" wp14:editId="41200B75">
              <wp:extent cx="5807251" cy="4171950"/>
              <wp:effectExtent l="0" t="0" r="317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07251" cy="417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22"/>
      <w:footerReference w:type="default" r:id="rId23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C67AB" w14:textId="77777777" w:rsidR="00F05D98" w:rsidRDefault="00F05D98" w:rsidP="00D73986">
      <w:r>
        <w:separator/>
      </w:r>
    </w:p>
  </w:endnote>
  <w:endnote w:type="continuationSeparator" w:id="0">
    <w:p w14:paraId="00024804" w14:textId="77777777" w:rsidR="00F05D98" w:rsidRDefault="00F05D98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778F1" w14:textId="77777777" w:rsidR="00147D4E" w:rsidRDefault="00147D4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3E84F1B4" w:rsidR="00147D4E" w:rsidRPr="00E11F13" w:rsidRDefault="005F35C4" w:rsidP="007F7193">
    <w:pPr>
      <w:pStyle w:val="Footer"/>
      <w:pBdr>
        <w:top w:val="thickThinMediumGap" w:sz="4" w:space="1" w:color="auto"/>
      </w:pBdr>
    </w:pPr>
    <w:r>
      <w:t>Hotel Room Reservation System</w:t>
    </w:r>
    <w:r w:rsidR="00147D4E" w:rsidRPr="00E11F13">
      <w:tab/>
    </w:r>
    <w:r w:rsidR="00147D4E" w:rsidRPr="00E11F13">
      <w:tab/>
      <w:t xml:space="preserve">Page </w:t>
    </w:r>
    <w:r w:rsidR="00147D4E" w:rsidRPr="00E11F13">
      <w:fldChar w:fldCharType="begin"/>
    </w:r>
    <w:r w:rsidR="00147D4E" w:rsidRPr="00E11F13">
      <w:instrText xml:space="preserve"> PAGE  \* roman  \* MERGEFORMAT </w:instrText>
    </w:r>
    <w:r w:rsidR="00147D4E" w:rsidRPr="00E11F13">
      <w:fldChar w:fldCharType="separate"/>
    </w:r>
    <w:proofErr w:type="spellStart"/>
    <w:r w:rsidR="00147D4E" w:rsidRPr="00E11F13">
      <w:t>i</w:t>
    </w:r>
    <w:proofErr w:type="spellEnd"/>
    <w:r w:rsidR="00147D4E" w:rsidRPr="00E11F13">
      <w:fldChar w:fldCharType="end"/>
    </w:r>
    <w:r w:rsidR="00147D4E" w:rsidRPr="00E11F13">
      <w:t xml:space="preserve"> of </w:t>
    </w:r>
    <w:r w:rsidR="00F05D98">
      <w:fldChar w:fldCharType="begin"/>
    </w:r>
    <w:r w:rsidR="00F05D98">
      <w:instrText xml:space="preserve"> SECTIONPAGES  \* roman  \* MERGEFORMAT </w:instrText>
    </w:r>
    <w:r w:rsidR="00F05D98">
      <w:fldChar w:fldCharType="separate"/>
    </w:r>
    <w:r w:rsidR="00F00DB4">
      <w:rPr>
        <w:noProof/>
      </w:rPr>
      <w:t>ii</w:t>
    </w:r>
    <w:r w:rsidR="00F05D98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0F714DF6" w:rsidR="00147D4E" w:rsidRDefault="00147D4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5F35C4">
      <w:t>Hotel Room Reservation System</w:t>
    </w:r>
    <w:r>
      <w:t xml:space="preserve">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F05D98">
      <w:fldChar w:fldCharType="begin"/>
    </w:r>
    <w:r w:rsidR="00F05D98">
      <w:instrText xml:space="preserve"> NUMPAGES   \* MERGEFORMAT </w:instrText>
    </w:r>
    <w:r w:rsidR="00F05D98">
      <w:fldChar w:fldCharType="separate"/>
    </w:r>
    <w:r w:rsidR="00F00DB4">
      <w:rPr>
        <w:noProof/>
      </w:rPr>
      <w:instrText>7</w:instrText>
    </w:r>
    <w:r w:rsidR="00F05D98">
      <w:rPr>
        <w:noProof/>
      </w:rPr>
      <w:fldChar w:fldCharType="end"/>
    </w:r>
    <w:r>
      <w:instrText xml:space="preserve"> - </w:instrText>
    </w:r>
    <w:r w:rsidR="00F05D98">
      <w:fldChar w:fldCharType="begin"/>
    </w:r>
    <w:r w:rsidR="00F05D98">
      <w:instrText xml:space="preserve"> PAGEREF  EndOfTOC  \* MERGEFORMAT </w:instrText>
    </w:r>
    <w:r w:rsidR="00F05D98">
      <w:fldChar w:fldCharType="separate"/>
    </w:r>
    <w:r w:rsidR="00F00DB4">
      <w:rPr>
        <w:noProof/>
      </w:rPr>
      <w:instrText>2</w:instrText>
    </w:r>
    <w:r w:rsidR="00F05D98">
      <w:rPr>
        <w:noProof/>
      </w:rPr>
      <w:fldChar w:fldCharType="end"/>
    </w:r>
    <w:r>
      <w:instrText xml:space="preserve"> - 1 </w:instrText>
    </w:r>
    <w:r>
      <w:fldChar w:fldCharType="separate"/>
    </w:r>
    <w:r w:rsidR="00F00DB4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4AC10" w14:textId="77777777" w:rsidR="00F05D98" w:rsidRDefault="00F05D98" w:rsidP="00D73986">
      <w:r>
        <w:separator/>
      </w:r>
    </w:p>
  </w:footnote>
  <w:footnote w:type="continuationSeparator" w:id="0">
    <w:p w14:paraId="6ADAC121" w14:textId="77777777" w:rsidR="00F05D98" w:rsidRDefault="00F05D98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AA86" w14:textId="77777777" w:rsidR="00147D4E" w:rsidRDefault="00147D4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121F0E4E" w:rsidR="00147D4E" w:rsidRPr="00C237FA" w:rsidRDefault="00147D4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>
      <w:t xml:space="preserve">Use Case Model – Annex 1 </w:t>
    </w:r>
    <w:r w:rsidRPr="00C237FA">
      <w:fldChar w:fldCharType="end"/>
    </w:r>
    <w:r>
      <w:t xml:space="preserve">: </w:t>
    </w:r>
    <w:r w:rsidR="005F35C4">
      <w:t>Check-in</w:t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4" w:author="Allen Rivas" w:date="2021-05-16T18:17:00Z">
      <w:r w:rsidR="00D0224F">
        <w:rPr>
          <w:noProof/>
        </w:rPr>
        <w:t>Friday, May 14, 2021</w:t>
      </w:r>
    </w:ins>
    <w:del w:id="5" w:author="Allen Rivas" w:date="2021-05-14T07:26:00Z">
      <w:r w:rsidR="00C3230A" w:rsidDel="00EF00A6">
        <w:rPr>
          <w:noProof/>
        </w:rPr>
        <w:delText>Tuesday, March 23, 2021</w:delText>
      </w:r>
    </w:del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147D4E" w:rsidRDefault="00147D4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40CD261B" w:rsidR="00147D4E" w:rsidRPr="00C237FA" w:rsidRDefault="00147D4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5F35C4">
      <w:t>Check-in</w:t>
    </w:r>
    <w:r>
      <w:t xml:space="preserve">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119" w:author="Allen Rivas" w:date="2021-05-16T18:17:00Z">
      <w:r w:rsidR="00D0224F">
        <w:rPr>
          <w:noProof/>
        </w:rPr>
        <w:t>Friday, May 14, 2021</w:t>
      </w:r>
    </w:ins>
    <w:del w:id="120" w:author="Allen Rivas" w:date="2021-05-14T07:26:00Z">
      <w:r w:rsidR="00C3230A" w:rsidDel="00EF00A6">
        <w:rPr>
          <w:noProof/>
        </w:rPr>
        <w:delText>Tuesday, March 23, 2021</w:delText>
      </w:r>
    </w:del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91369"/>
    <w:multiLevelType w:val="hybridMultilevel"/>
    <w:tmpl w:val="F3F45D4E"/>
    <w:lvl w:ilvl="0" w:tplc="B6128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EDCEA4BA">
      <w:start w:val="2"/>
      <w:numFmt w:val="bullet"/>
      <w:lvlText w:val="-"/>
      <w:lvlJc w:val="left"/>
      <w:pPr>
        <w:ind w:left="270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60F151EB"/>
    <w:multiLevelType w:val="hybridMultilevel"/>
    <w:tmpl w:val="116CD204"/>
    <w:lvl w:ilvl="0" w:tplc="E7AAE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9"/>
  </w:num>
  <w:num w:numId="5">
    <w:abstractNumId w:val="1"/>
  </w:num>
  <w:num w:numId="6">
    <w:abstractNumId w:val="0"/>
  </w:num>
  <w:num w:numId="7">
    <w:abstractNumId w:val="10"/>
  </w:num>
  <w:num w:numId="8">
    <w:abstractNumId w:val="7"/>
  </w:num>
  <w:num w:numId="9">
    <w:abstractNumId w:val="12"/>
  </w:num>
  <w:num w:numId="10">
    <w:abstractNumId w:val="8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len Rivas">
    <w15:presenceInfo w15:providerId="Windows Live" w15:userId="011d72a5cfb2d7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67A15"/>
    <w:rsid w:val="000774C0"/>
    <w:rsid w:val="000C530D"/>
    <w:rsid w:val="000D315D"/>
    <w:rsid w:val="000E24B8"/>
    <w:rsid w:val="000E790D"/>
    <w:rsid w:val="000F06AF"/>
    <w:rsid w:val="00116932"/>
    <w:rsid w:val="0012342E"/>
    <w:rsid w:val="00126BCF"/>
    <w:rsid w:val="0013122B"/>
    <w:rsid w:val="00131AC9"/>
    <w:rsid w:val="00147D4E"/>
    <w:rsid w:val="001675F4"/>
    <w:rsid w:val="001A314E"/>
    <w:rsid w:val="001A645A"/>
    <w:rsid w:val="001E3E8E"/>
    <w:rsid w:val="001E5FB9"/>
    <w:rsid w:val="00205B61"/>
    <w:rsid w:val="0021358E"/>
    <w:rsid w:val="002B5B5F"/>
    <w:rsid w:val="002C2571"/>
    <w:rsid w:val="002D5DF5"/>
    <w:rsid w:val="002E3212"/>
    <w:rsid w:val="00345094"/>
    <w:rsid w:val="00347281"/>
    <w:rsid w:val="00347A0C"/>
    <w:rsid w:val="0035096A"/>
    <w:rsid w:val="0035519C"/>
    <w:rsid w:val="00372871"/>
    <w:rsid w:val="00396D65"/>
    <w:rsid w:val="003B1459"/>
    <w:rsid w:val="003B4D8E"/>
    <w:rsid w:val="003C4FF1"/>
    <w:rsid w:val="003D6E3D"/>
    <w:rsid w:val="003E4BA1"/>
    <w:rsid w:val="0047298E"/>
    <w:rsid w:val="004931D0"/>
    <w:rsid w:val="004A3BAB"/>
    <w:rsid w:val="004C00E5"/>
    <w:rsid w:val="004C3DF1"/>
    <w:rsid w:val="004D5A16"/>
    <w:rsid w:val="004F22BD"/>
    <w:rsid w:val="004F5406"/>
    <w:rsid w:val="00566D30"/>
    <w:rsid w:val="005733D8"/>
    <w:rsid w:val="00575AAD"/>
    <w:rsid w:val="00596CEB"/>
    <w:rsid w:val="005C0CF6"/>
    <w:rsid w:val="005C2960"/>
    <w:rsid w:val="005F35C4"/>
    <w:rsid w:val="00604E16"/>
    <w:rsid w:val="00617FFC"/>
    <w:rsid w:val="00621A7F"/>
    <w:rsid w:val="00656E0B"/>
    <w:rsid w:val="00665C74"/>
    <w:rsid w:val="006815E2"/>
    <w:rsid w:val="00686996"/>
    <w:rsid w:val="00694C6A"/>
    <w:rsid w:val="006B6E74"/>
    <w:rsid w:val="006D0DBA"/>
    <w:rsid w:val="006F1FCA"/>
    <w:rsid w:val="006F7219"/>
    <w:rsid w:val="00760A8E"/>
    <w:rsid w:val="00765035"/>
    <w:rsid w:val="00781A94"/>
    <w:rsid w:val="007A3348"/>
    <w:rsid w:val="007B6A0E"/>
    <w:rsid w:val="007C2935"/>
    <w:rsid w:val="007C6B90"/>
    <w:rsid w:val="007E1FC4"/>
    <w:rsid w:val="007E6647"/>
    <w:rsid w:val="007F7193"/>
    <w:rsid w:val="00811B9D"/>
    <w:rsid w:val="008148C7"/>
    <w:rsid w:val="00817FE2"/>
    <w:rsid w:val="0084306B"/>
    <w:rsid w:val="008437A3"/>
    <w:rsid w:val="00845520"/>
    <w:rsid w:val="00857EAD"/>
    <w:rsid w:val="00862AE4"/>
    <w:rsid w:val="00866B44"/>
    <w:rsid w:val="00883982"/>
    <w:rsid w:val="008B526A"/>
    <w:rsid w:val="008E4E0F"/>
    <w:rsid w:val="00921F78"/>
    <w:rsid w:val="00935BB7"/>
    <w:rsid w:val="00946076"/>
    <w:rsid w:val="00972D2C"/>
    <w:rsid w:val="009735F5"/>
    <w:rsid w:val="009B577F"/>
    <w:rsid w:val="009D12CA"/>
    <w:rsid w:val="00A011D0"/>
    <w:rsid w:val="00A32A2E"/>
    <w:rsid w:val="00A35B95"/>
    <w:rsid w:val="00A53D4F"/>
    <w:rsid w:val="00A55BFA"/>
    <w:rsid w:val="00A61E1F"/>
    <w:rsid w:val="00A61FCC"/>
    <w:rsid w:val="00A63D97"/>
    <w:rsid w:val="00A82140"/>
    <w:rsid w:val="00A85E6D"/>
    <w:rsid w:val="00A8659C"/>
    <w:rsid w:val="00AA538F"/>
    <w:rsid w:val="00AB00E9"/>
    <w:rsid w:val="00AB11A4"/>
    <w:rsid w:val="00AC473A"/>
    <w:rsid w:val="00AD359D"/>
    <w:rsid w:val="00AE78AD"/>
    <w:rsid w:val="00B1147C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C037DA"/>
    <w:rsid w:val="00C161C0"/>
    <w:rsid w:val="00C171B0"/>
    <w:rsid w:val="00C20764"/>
    <w:rsid w:val="00C237FA"/>
    <w:rsid w:val="00C3230A"/>
    <w:rsid w:val="00C53336"/>
    <w:rsid w:val="00C60461"/>
    <w:rsid w:val="00C73210"/>
    <w:rsid w:val="00CA7981"/>
    <w:rsid w:val="00CB5673"/>
    <w:rsid w:val="00CC17B0"/>
    <w:rsid w:val="00CC4516"/>
    <w:rsid w:val="00CD4E89"/>
    <w:rsid w:val="00D0224F"/>
    <w:rsid w:val="00D2139F"/>
    <w:rsid w:val="00D3282F"/>
    <w:rsid w:val="00D65E89"/>
    <w:rsid w:val="00D73986"/>
    <w:rsid w:val="00DA480A"/>
    <w:rsid w:val="00DB70B3"/>
    <w:rsid w:val="00E05FF5"/>
    <w:rsid w:val="00E11F13"/>
    <w:rsid w:val="00E23B71"/>
    <w:rsid w:val="00E331C0"/>
    <w:rsid w:val="00E46832"/>
    <w:rsid w:val="00E46ECF"/>
    <w:rsid w:val="00E534CF"/>
    <w:rsid w:val="00E664C8"/>
    <w:rsid w:val="00E901C5"/>
    <w:rsid w:val="00E91ACB"/>
    <w:rsid w:val="00EA16FE"/>
    <w:rsid w:val="00EA412C"/>
    <w:rsid w:val="00EC7326"/>
    <w:rsid w:val="00EE7695"/>
    <w:rsid w:val="00EF00A6"/>
    <w:rsid w:val="00EF4CFB"/>
    <w:rsid w:val="00F00DB4"/>
    <w:rsid w:val="00F05D98"/>
    <w:rsid w:val="00F2135D"/>
    <w:rsid w:val="00F73A7B"/>
    <w:rsid w:val="00F77EF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mailto:allen.rrivas30@csu.fullerton.edu" TargetMode="External"/><Relationship Id="rId17" Type="http://schemas.openxmlformats.org/officeDocument/2006/relationships/header" Target="header3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3.xml"/><Relationship Id="rId10" Type="http://schemas.openxmlformats.org/officeDocument/2006/relationships/image" Target="media/image3.sv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1293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Allen Rivas</cp:lastModifiedBy>
  <cp:revision>140</cp:revision>
  <cp:lastPrinted>2020-09-05T18:52:00Z</cp:lastPrinted>
  <dcterms:created xsi:type="dcterms:W3CDTF">2020-09-04T22:31:00Z</dcterms:created>
  <dcterms:modified xsi:type="dcterms:W3CDTF">2021-05-17T01:18:00Z</dcterms:modified>
</cp:coreProperties>
</file>