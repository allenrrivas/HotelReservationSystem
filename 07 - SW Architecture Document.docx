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7D6DC546" w:rsidR="004C00E5" w:rsidRDefault="00FB117C" w:rsidP="00D73986">
      <w:pPr>
        <w:pStyle w:val="Title"/>
      </w:pPr>
      <w:bookmarkStart w:id="0" w:name="DocumentTitle"/>
      <w:r w:rsidRPr="00FB117C">
        <w:t>SW Architecture Document</w:t>
      </w:r>
      <w:r>
        <w:t xml:space="preserve"> (SAD)</w:t>
      </w:r>
      <w:r w:rsidR="00EA16FE">
        <w:t xml:space="preserve"> </w:t>
      </w:r>
      <w:bookmarkEnd w:id="0"/>
    </w:p>
    <w:p w14:paraId="66816C2B" w14:textId="7A603BFE" w:rsidR="00EC7326" w:rsidRPr="00EC7326" w:rsidRDefault="004931D0" w:rsidP="00D73986">
      <w:pPr>
        <w:pStyle w:val="Title"/>
      </w:pPr>
      <w:r>
        <w:t>f</w:t>
      </w:r>
      <w:r w:rsidR="00EC7326" w:rsidRPr="00EC7326">
        <w:t>or the</w:t>
      </w:r>
    </w:p>
    <w:p w14:paraId="288E5FC1" w14:textId="0D554BA6" w:rsidR="00A82140" w:rsidRDefault="006161F6"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8BAF793" wp14:editId="67B8C274">
            <wp:extent cx="1791092" cy="1791092"/>
            <wp:effectExtent l="0" t="0" r="0" b="0"/>
            <wp:docPr id="3" name="Graphic 3" descr="Slee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Sleep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819993" cy="1819993"/>
                    </a:xfrm>
                    <a:prstGeom prst="rect">
                      <a:avLst/>
                    </a:prstGeom>
                  </pic:spPr>
                </pic:pic>
              </a:graphicData>
            </a:graphic>
          </wp:inline>
        </w:drawing>
      </w:r>
    </w:p>
    <w:p w14:paraId="5BA7DA9D" w14:textId="0C9DFAAD" w:rsidR="008E4E0F" w:rsidRPr="008E4E0F" w:rsidRDefault="006161F6" w:rsidP="00D73986">
      <w:pPr>
        <w:pStyle w:val="Title"/>
      </w:pPr>
      <w:r>
        <w:t>Hotel Room Reservation System</w:t>
      </w:r>
    </w:p>
    <w:p w14:paraId="01E4935C" w14:textId="59248E4B" w:rsidR="004931D0" w:rsidRPr="004931D0" w:rsidRDefault="004931D0" w:rsidP="00D73986">
      <w:pPr>
        <w:pStyle w:val="Title"/>
      </w:pPr>
    </w:p>
    <w:tbl>
      <w:tblPr>
        <w:tblStyle w:val="TableGrid"/>
        <w:tblpPr w:leftFromText="187" w:rightFromText="187" w:horzAnchor="margin" w:tblpXSpec="center" w:tblpYSpec="bottom"/>
        <w:tblOverlap w:val="never"/>
        <w:tblW w:w="166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9"/>
      </w:tblGrid>
      <w:tr w:rsidR="006161F6" w14:paraId="5D76B5A5" w14:textId="77777777" w:rsidTr="006161F6">
        <w:trPr>
          <w:cantSplit/>
        </w:trPr>
        <w:tc>
          <w:tcPr>
            <w:tcW w:w="3599" w:type="dxa"/>
          </w:tcPr>
          <w:p w14:paraId="2757CD96" w14:textId="5E8BF820" w:rsidR="006161F6" w:rsidRPr="00A011D0" w:rsidRDefault="006161F6" w:rsidP="00A011D0">
            <w:pPr>
              <w:rPr>
                <w:b/>
                <w:bCs/>
              </w:rPr>
            </w:pPr>
            <w:r>
              <w:rPr>
                <w:b/>
                <w:bCs/>
              </w:rPr>
              <w:t>Allen Rivas</w:t>
            </w:r>
          </w:p>
        </w:tc>
      </w:tr>
      <w:tr w:rsidR="006161F6" w14:paraId="34AA4C19" w14:textId="77777777" w:rsidTr="006161F6">
        <w:trPr>
          <w:cantSplit/>
        </w:trPr>
        <w:tc>
          <w:tcPr>
            <w:tcW w:w="3599" w:type="dxa"/>
          </w:tcPr>
          <w:p w14:paraId="207D6008" w14:textId="787343D9" w:rsidR="006161F6" w:rsidRDefault="006161F6" w:rsidP="00946076">
            <w:pPr>
              <w:ind w:left="164"/>
            </w:pPr>
            <w:r>
              <w:t>Chief Technical Officer (CTO)</w:t>
            </w:r>
          </w:p>
        </w:tc>
      </w:tr>
      <w:tr w:rsidR="006161F6" w14:paraId="6DEBAC48" w14:textId="77777777" w:rsidTr="006161F6">
        <w:trPr>
          <w:cantSplit/>
        </w:trPr>
        <w:tc>
          <w:tcPr>
            <w:tcW w:w="3599" w:type="dxa"/>
          </w:tcPr>
          <w:p w14:paraId="2D45E2AB" w14:textId="560FBD89" w:rsidR="006161F6" w:rsidRDefault="00744F64" w:rsidP="00946076">
            <w:pPr>
              <w:ind w:left="164"/>
            </w:pPr>
            <w:hyperlink r:id="rId11" w:history="1">
              <w:r w:rsidR="006161F6" w:rsidRPr="00F804C2">
                <w:rPr>
                  <w:rStyle w:val="Hyperlink"/>
                </w:rPr>
                <w:t>allen.rrivas30@csu.fullerton.edu</w:t>
              </w:r>
            </w:hyperlink>
            <w:r w:rsidR="006161F6">
              <w:t xml:space="preserve"> </w:t>
            </w:r>
          </w:p>
        </w:tc>
      </w:tr>
    </w:tbl>
    <w:p w14:paraId="7163C404" w14:textId="77777777" w:rsidR="00FE6391" w:rsidRDefault="00FE6391" w:rsidP="00D73986">
      <w:pPr>
        <w:sectPr w:rsidR="00FE6391" w:rsidSect="00FE6391">
          <w:headerReference w:type="even" r:id="rId12"/>
          <w:headerReference w:type="default" r:id="rId13"/>
          <w:footerReference w:type="even" r:id="rId14"/>
          <w:footerReference w:type="default" r:id="rId15"/>
          <w:headerReference w:type="first" r:id="rId16"/>
          <w:footerReference w:type="first" r:id="rId17"/>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915"/>
        <w:gridCol w:w="1871"/>
        <w:gridCol w:w="6390"/>
        <w:gridCol w:w="1614"/>
      </w:tblGrid>
      <w:tr w:rsidR="00760A8E" w14:paraId="238C2188" w14:textId="77777777" w:rsidTr="0023674B">
        <w:trPr>
          <w:tblHeader/>
        </w:trPr>
        <w:tc>
          <w:tcPr>
            <w:tcW w:w="0" w:type="auto"/>
            <w:shd w:val="clear" w:color="auto" w:fill="D9D9D9" w:themeFill="background1" w:themeFillShade="D9"/>
            <w:vAlign w:val="bottom"/>
          </w:tcPr>
          <w:p w14:paraId="28D73B5F" w14:textId="77777777" w:rsidR="00760A8E" w:rsidRPr="00D535DD" w:rsidRDefault="00760A8E" w:rsidP="00D73986">
            <w:r w:rsidRPr="00D535DD">
              <w:t>Version</w:t>
            </w:r>
          </w:p>
        </w:tc>
        <w:tc>
          <w:tcPr>
            <w:tcW w:w="867" w:type="pct"/>
            <w:shd w:val="clear" w:color="auto" w:fill="D9D9D9" w:themeFill="background1" w:themeFillShade="D9"/>
            <w:vAlign w:val="bottom"/>
          </w:tcPr>
          <w:p w14:paraId="640D77B6" w14:textId="77777777" w:rsidR="00760A8E" w:rsidRPr="00D535DD" w:rsidRDefault="00760A8E" w:rsidP="00D73986">
            <w:r w:rsidRPr="00D535DD">
              <w:t>Date</w:t>
            </w:r>
          </w:p>
        </w:tc>
        <w:tc>
          <w:tcPr>
            <w:tcW w:w="2961"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748"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23674B">
        <w:tc>
          <w:tcPr>
            <w:tcW w:w="0" w:type="auto"/>
          </w:tcPr>
          <w:p w14:paraId="51EF25E3" w14:textId="1804D8F5" w:rsidR="00760A8E" w:rsidRDefault="00760A8E" w:rsidP="00D73986">
            <w:r>
              <w:t>1.</w:t>
            </w:r>
            <w:r w:rsidR="006161F6">
              <w:t>1</w:t>
            </w:r>
          </w:p>
        </w:tc>
        <w:tc>
          <w:tcPr>
            <w:tcW w:w="867" w:type="pct"/>
          </w:tcPr>
          <w:p w14:paraId="5E8D5A3E" w14:textId="73AF7A54" w:rsidR="00760A8E" w:rsidRDefault="005C3010" w:rsidP="00D73986">
            <w:r>
              <w:t>April</w:t>
            </w:r>
            <w:r w:rsidR="004B5BB5">
              <w:t xml:space="preserve"> 27, 2021</w:t>
            </w:r>
          </w:p>
        </w:tc>
        <w:tc>
          <w:tcPr>
            <w:tcW w:w="2961" w:type="pct"/>
          </w:tcPr>
          <w:p w14:paraId="6FCBE220" w14:textId="36B26472" w:rsidR="00760A8E" w:rsidRDefault="00760A8E" w:rsidP="00D2139F">
            <w:pPr>
              <w:pStyle w:val="ListParagraph"/>
              <w:numPr>
                <w:ilvl w:val="0"/>
                <w:numId w:val="1"/>
              </w:numPr>
              <w:ind w:left="256" w:hanging="270"/>
            </w:pPr>
            <w:r>
              <w:t>Initial Release</w:t>
            </w:r>
            <w:r w:rsidR="006161F6">
              <w:t xml:space="preserve">. Updated Controller GRAPS Decision. Updated Logical View, providing a Package Diagram and Interface Diagram for Domain Layer and Technical Services. </w:t>
            </w:r>
          </w:p>
        </w:tc>
        <w:tc>
          <w:tcPr>
            <w:tcW w:w="748" w:type="pct"/>
          </w:tcPr>
          <w:p w14:paraId="7BAECB26" w14:textId="62BBD4EC" w:rsidR="00760A8E" w:rsidRDefault="004B5BB5" w:rsidP="00D73986">
            <w:r>
              <w:t>Allen Rivas</w:t>
            </w:r>
          </w:p>
        </w:tc>
      </w:tr>
      <w:tr w:rsidR="005C3010" w14:paraId="04B4F228" w14:textId="77777777" w:rsidTr="0023674B">
        <w:tc>
          <w:tcPr>
            <w:tcW w:w="0" w:type="auto"/>
          </w:tcPr>
          <w:p w14:paraId="639320D2" w14:textId="3338FA40" w:rsidR="005C3010" w:rsidRDefault="005C3010" w:rsidP="00D73986">
            <w:r>
              <w:t>1.2</w:t>
            </w:r>
          </w:p>
        </w:tc>
        <w:tc>
          <w:tcPr>
            <w:tcW w:w="867" w:type="pct"/>
          </w:tcPr>
          <w:p w14:paraId="1E5F0550" w14:textId="758D4566" w:rsidR="005C3010" w:rsidRDefault="005C3010" w:rsidP="00D73986">
            <w:r>
              <w:t>May 16, 2021</w:t>
            </w:r>
          </w:p>
        </w:tc>
        <w:tc>
          <w:tcPr>
            <w:tcW w:w="2961" w:type="pct"/>
          </w:tcPr>
          <w:p w14:paraId="3E5B8C8E" w14:textId="08F6D645" w:rsidR="005C3010" w:rsidRDefault="005C3010" w:rsidP="00D2139F">
            <w:pPr>
              <w:pStyle w:val="ListParagraph"/>
              <w:numPr>
                <w:ilvl w:val="0"/>
                <w:numId w:val="1"/>
              </w:numPr>
              <w:ind w:left="256" w:hanging="270"/>
            </w:pPr>
            <w:r>
              <w:t>Add information into the Low Coupling/High Cohesion table and Design Patterns. Updated with change bars.</w:t>
            </w:r>
          </w:p>
        </w:tc>
        <w:tc>
          <w:tcPr>
            <w:tcW w:w="748" w:type="pct"/>
          </w:tcPr>
          <w:p w14:paraId="592BE9CB" w14:textId="40950249" w:rsidR="005C3010" w:rsidRDefault="005C3010" w:rsidP="00D73986">
            <w:r>
              <w:t>Allen Rivas</w:t>
            </w:r>
          </w:p>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5EA8E2C9" w14:textId="34F2A338" w:rsidR="001C33F3" w:rsidRDefault="000C530D">
          <w:pPr>
            <w:pStyle w:val="TOC1"/>
            <w:rPr>
              <w:rFonts w:eastAsiaTheme="minorEastAsia"/>
              <w:sz w:val="22"/>
            </w:rPr>
          </w:pPr>
          <w:r>
            <w:fldChar w:fldCharType="begin"/>
          </w:r>
          <w:r>
            <w:instrText xml:space="preserve"> TOC \o "1-4" \h \z \u </w:instrText>
          </w:r>
          <w:r>
            <w:fldChar w:fldCharType="separate"/>
          </w:r>
          <w:hyperlink w:anchor="_Toc50289891" w:history="1">
            <w:r w:rsidR="001C33F3" w:rsidRPr="00696473">
              <w:rPr>
                <w:rStyle w:val="Hyperlink"/>
              </w:rPr>
              <w:t>1</w:t>
            </w:r>
            <w:r w:rsidR="001C33F3">
              <w:rPr>
                <w:rFonts w:eastAsiaTheme="minorEastAsia"/>
                <w:sz w:val="22"/>
              </w:rPr>
              <w:tab/>
            </w:r>
            <w:r w:rsidR="001C33F3" w:rsidRPr="00696473">
              <w:rPr>
                <w:rStyle w:val="Hyperlink"/>
              </w:rPr>
              <w:t>Architectural Representation</w:t>
            </w:r>
            <w:r w:rsidR="001C33F3">
              <w:rPr>
                <w:webHidden/>
              </w:rPr>
              <w:tab/>
            </w:r>
            <w:r w:rsidR="001C33F3">
              <w:rPr>
                <w:webHidden/>
              </w:rPr>
              <w:fldChar w:fldCharType="begin"/>
            </w:r>
            <w:r w:rsidR="001C33F3">
              <w:rPr>
                <w:webHidden/>
              </w:rPr>
              <w:instrText xml:space="preserve"> PAGEREF _Toc50289891 \h </w:instrText>
            </w:r>
            <w:r w:rsidR="001C33F3">
              <w:rPr>
                <w:webHidden/>
              </w:rPr>
            </w:r>
            <w:r w:rsidR="001C33F3">
              <w:rPr>
                <w:webHidden/>
              </w:rPr>
              <w:fldChar w:fldCharType="separate"/>
            </w:r>
            <w:r w:rsidR="001C33F3">
              <w:rPr>
                <w:webHidden/>
              </w:rPr>
              <w:t>1</w:t>
            </w:r>
            <w:r w:rsidR="001C33F3">
              <w:rPr>
                <w:webHidden/>
              </w:rPr>
              <w:fldChar w:fldCharType="end"/>
            </w:r>
          </w:hyperlink>
        </w:p>
        <w:p w14:paraId="1011340E" w14:textId="43C97864" w:rsidR="001C33F3" w:rsidRDefault="00744F64">
          <w:pPr>
            <w:pStyle w:val="TOC1"/>
            <w:rPr>
              <w:rFonts w:eastAsiaTheme="minorEastAsia"/>
              <w:sz w:val="22"/>
            </w:rPr>
          </w:pPr>
          <w:hyperlink w:anchor="_Toc50289892" w:history="1">
            <w:r w:rsidR="001C33F3" w:rsidRPr="00696473">
              <w:rPr>
                <w:rStyle w:val="Hyperlink"/>
              </w:rPr>
              <w:t>2</w:t>
            </w:r>
            <w:r w:rsidR="001C33F3">
              <w:rPr>
                <w:rFonts w:eastAsiaTheme="minorEastAsia"/>
                <w:sz w:val="22"/>
              </w:rPr>
              <w:tab/>
            </w:r>
            <w:r w:rsidR="001C33F3" w:rsidRPr="00696473">
              <w:rPr>
                <w:rStyle w:val="Hyperlink"/>
              </w:rPr>
              <w:t>Architectural Decisions</w:t>
            </w:r>
            <w:r w:rsidR="001C33F3">
              <w:rPr>
                <w:webHidden/>
              </w:rPr>
              <w:tab/>
            </w:r>
            <w:r w:rsidR="001C33F3">
              <w:rPr>
                <w:webHidden/>
              </w:rPr>
              <w:fldChar w:fldCharType="begin"/>
            </w:r>
            <w:r w:rsidR="001C33F3">
              <w:rPr>
                <w:webHidden/>
              </w:rPr>
              <w:instrText xml:space="preserve"> PAGEREF _Toc50289892 \h </w:instrText>
            </w:r>
            <w:r w:rsidR="001C33F3">
              <w:rPr>
                <w:webHidden/>
              </w:rPr>
            </w:r>
            <w:r w:rsidR="001C33F3">
              <w:rPr>
                <w:webHidden/>
              </w:rPr>
              <w:fldChar w:fldCharType="separate"/>
            </w:r>
            <w:r w:rsidR="001C33F3">
              <w:rPr>
                <w:webHidden/>
              </w:rPr>
              <w:t>2</w:t>
            </w:r>
            <w:r w:rsidR="001C33F3">
              <w:rPr>
                <w:webHidden/>
              </w:rPr>
              <w:fldChar w:fldCharType="end"/>
            </w:r>
          </w:hyperlink>
        </w:p>
        <w:p w14:paraId="7F06BA4D" w14:textId="67F93011" w:rsidR="001C33F3" w:rsidRDefault="00744F64">
          <w:pPr>
            <w:pStyle w:val="TOC2"/>
            <w:rPr>
              <w:rFonts w:eastAsiaTheme="minorEastAsia"/>
              <w:noProof/>
            </w:rPr>
          </w:pPr>
          <w:hyperlink w:anchor="_Toc50289893" w:history="1">
            <w:r w:rsidR="001C33F3" w:rsidRPr="00696473">
              <w:rPr>
                <w:rStyle w:val="Hyperlink"/>
                <w:noProof/>
              </w:rPr>
              <w:t>2.1</w:t>
            </w:r>
            <w:r w:rsidR="001C33F3">
              <w:rPr>
                <w:rFonts w:eastAsiaTheme="minorEastAsia"/>
                <w:noProof/>
              </w:rPr>
              <w:tab/>
            </w:r>
            <w:r w:rsidR="001C33F3" w:rsidRPr="00696473">
              <w:rPr>
                <w:rStyle w:val="Hyperlink"/>
                <w:noProof/>
              </w:rPr>
              <w:t>Low Coupling / High Cohesion GRASP Decision</w:t>
            </w:r>
            <w:r w:rsidR="001C33F3">
              <w:rPr>
                <w:noProof/>
                <w:webHidden/>
              </w:rPr>
              <w:tab/>
            </w:r>
            <w:r w:rsidR="001C33F3">
              <w:rPr>
                <w:noProof/>
                <w:webHidden/>
              </w:rPr>
              <w:fldChar w:fldCharType="begin"/>
            </w:r>
            <w:r w:rsidR="001C33F3">
              <w:rPr>
                <w:noProof/>
                <w:webHidden/>
              </w:rPr>
              <w:instrText xml:space="preserve"> PAGEREF _Toc50289893 \h </w:instrText>
            </w:r>
            <w:r w:rsidR="001C33F3">
              <w:rPr>
                <w:noProof/>
                <w:webHidden/>
              </w:rPr>
            </w:r>
            <w:r w:rsidR="001C33F3">
              <w:rPr>
                <w:noProof/>
                <w:webHidden/>
              </w:rPr>
              <w:fldChar w:fldCharType="separate"/>
            </w:r>
            <w:r w:rsidR="001C33F3">
              <w:rPr>
                <w:noProof/>
                <w:webHidden/>
              </w:rPr>
              <w:t>2</w:t>
            </w:r>
            <w:r w:rsidR="001C33F3">
              <w:rPr>
                <w:noProof/>
                <w:webHidden/>
              </w:rPr>
              <w:fldChar w:fldCharType="end"/>
            </w:r>
          </w:hyperlink>
        </w:p>
        <w:p w14:paraId="4026052C" w14:textId="0D596BA0" w:rsidR="001C33F3" w:rsidRDefault="00744F64">
          <w:pPr>
            <w:pStyle w:val="TOC3"/>
            <w:rPr>
              <w:rFonts w:eastAsiaTheme="minorEastAsia"/>
              <w:noProof/>
            </w:rPr>
          </w:pPr>
          <w:hyperlink w:anchor="_Toc50289894" w:history="1">
            <w:r w:rsidR="001C33F3" w:rsidRPr="00696473">
              <w:rPr>
                <w:rStyle w:val="Hyperlink"/>
                <w:noProof/>
              </w:rPr>
              <w:t>2.1.1</w:t>
            </w:r>
            <w:r w:rsidR="001C33F3">
              <w:rPr>
                <w:rFonts w:eastAsiaTheme="minorEastAsia"/>
                <w:noProof/>
              </w:rPr>
              <w:tab/>
            </w:r>
            <w:r w:rsidR="001C33F3" w:rsidRPr="00696473">
              <w:rPr>
                <w:rStyle w:val="Hyperlink"/>
                <w:noProof/>
              </w:rPr>
              <w:t>Decision to be made</w:t>
            </w:r>
            <w:r w:rsidR="001C33F3">
              <w:rPr>
                <w:noProof/>
                <w:webHidden/>
              </w:rPr>
              <w:tab/>
            </w:r>
            <w:r w:rsidR="001C33F3">
              <w:rPr>
                <w:noProof/>
                <w:webHidden/>
              </w:rPr>
              <w:fldChar w:fldCharType="begin"/>
            </w:r>
            <w:r w:rsidR="001C33F3">
              <w:rPr>
                <w:noProof/>
                <w:webHidden/>
              </w:rPr>
              <w:instrText xml:space="preserve"> PAGEREF _Toc50289894 \h </w:instrText>
            </w:r>
            <w:r w:rsidR="001C33F3">
              <w:rPr>
                <w:noProof/>
                <w:webHidden/>
              </w:rPr>
            </w:r>
            <w:r w:rsidR="001C33F3">
              <w:rPr>
                <w:noProof/>
                <w:webHidden/>
              </w:rPr>
              <w:fldChar w:fldCharType="separate"/>
            </w:r>
            <w:r w:rsidR="001C33F3">
              <w:rPr>
                <w:noProof/>
                <w:webHidden/>
              </w:rPr>
              <w:t>2</w:t>
            </w:r>
            <w:r w:rsidR="001C33F3">
              <w:rPr>
                <w:noProof/>
                <w:webHidden/>
              </w:rPr>
              <w:fldChar w:fldCharType="end"/>
            </w:r>
          </w:hyperlink>
        </w:p>
        <w:p w14:paraId="0DA143BA" w14:textId="1C5A0730" w:rsidR="001C33F3" w:rsidRDefault="00744F64">
          <w:pPr>
            <w:pStyle w:val="TOC3"/>
            <w:rPr>
              <w:rFonts w:eastAsiaTheme="minorEastAsia"/>
              <w:noProof/>
            </w:rPr>
          </w:pPr>
          <w:hyperlink w:anchor="_Toc50289895" w:history="1">
            <w:r w:rsidR="001C33F3" w:rsidRPr="00696473">
              <w:rPr>
                <w:rStyle w:val="Hyperlink"/>
                <w:noProof/>
              </w:rPr>
              <w:t>2.1.2</w:t>
            </w:r>
            <w:r w:rsidR="001C33F3">
              <w:rPr>
                <w:rFonts w:eastAsiaTheme="minorEastAsia"/>
                <w:noProof/>
              </w:rPr>
              <w:tab/>
            </w:r>
            <w:r w:rsidR="001C33F3" w:rsidRPr="00696473">
              <w:rPr>
                <w:rStyle w:val="Hyperlink"/>
                <w:noProof/>
              </w:rPr>
              <w:t>Options Considered</w:t>
            </w:r>
            <w:r w:rsidR="001C33F3">
              <w:rPr>
                <w:noProof/>
                <w:webHidden/>
              </w:rPr>
              <w:tab/>
            </w:r>
            <w:r w:rsidR="001C33F3">
              <w:rPr>
                <w:noProof/>
                <w:webHidden/>
              </w:rPr>
              <w:fldChar w:fldCharType="begin"/>
            </w:r>
            <w:r w:rsidR="001C33F3">
              <w:rPr>
                <w:noProof/>
                <w:webHidden/>
              </w:rPr>
              <w:instrText xml:space="preserve"> PAGEREF _Toc50289895 \h </w:instrText>
            </w:r>
            <w:r w:rsidR="001C33F3">
              <w:rPr>
                <w:noProof/>
                <w:webHidden/>
              </w:rPr>
            </w:r>
            <w:r w:rsidR="001C33F3">
              <w:rPr>
                <w:noProof/>
                <w:webHidden/>
              </w:rPr>
              <w:fldChar w:fldCharType="separate"/>
            </w:r>
            <w:r w:rsidR="001C33F3">
              <w:rPr>
                <w:noProof/>
                <w:webHidden/>
              </w:rPr>
              <w:t>2</w:t>
            </w:r>
            <w:r w:rsidR="001C33F3">
              <w:rPr>
                <w:noProof/>
                <w:webHidden/>
              </w:rPr>
              <w:fldChar w:fldCharType="end"/>
            </w:r>
          </w:hyperlink>
        </w:p>
        <w:p w14:paraId="7EAFE8C5" w14:textId="5098E2DF" w:rsidR="001C33F3" w:rsidRDefault="00744F64">
          <w:pPr>
            <w:pStyle w:val="TOC3"/>
            <w:rPr>
              <w:rFonts w:eastAsiaTheme="minorEastAsia"/>
              <w:noProof/>
            </w:rPr>
          </w:pPr>
          <w:hyperlink w:anchor="_Toc50289896" w:history="1">
            <w:r w:rsidR="001C33F3" w:rsidRPr="00696473">
              <w:rPr>
                <w:rStyle w:val="Hyperlink"/>
                <w:noProof/>
              </w:rPr>
              <w:t>2.1.3</w:t>
            </w:r>
            <w:r w:rsidR="001C33F3">
              <w:rPr>
                <w:rFonts w:eastAsiaTheme="minorEastAsia"/>
                <w:noProof/>
              </w:rPr>
              <w:tab/>
            </w:r>
            <w:r w:rsidR="001C33F3" w:rsidRPr="00696473">
              <w:rPr>
                <w:rStyle w:val="Hyperlink"/>
                <w:noProof/>
              </w:rPr>
              <w:t>Selection and Rationale</w:t>
            </w:r>
            <w:r w:rsidR="001C33F3">
              <w:rPr>
                <w:noProof/>
                <w:webHidden/>
              </w:rPr>
              <w:tab/>
            </w:r>
            <w:r w:rsidR="001C33F3">
              <w:rPr>
                <w:noProof/>
                <w:webHidden/>
              </w:rPr>
              <w:fldChar w:fldCharType="begin"/>
            </w:r>
            <w:r w:rsidR="001C33F3">
              <w:rPr>
                <w:noProof/>
                <w:webHidden/>
              </w:rPr>
              <w:instrText xml:space="preserve"> PAGEREF _Toc50289896 \h </w:instrText>
            </w:r>
            <w:r w:rsidR="001C33F3">
              <w:rPr>
                <w:noProof/>
                <w:webHidden/>
              </w:rPr>
            </w:r>
            <w:r w:rsidR="001C33F3">
              <w:rPr>
                <w:noProof/>
                <w:webHidden/>
              </w:rPr>
              <w:fldChar w:fldCharType="separate"/>
            </w:r>
            <w:r w:rsidR="001C33F3">
              <w:rPr>
                <w:noProof/>
                <w:webHidden/>
              </w:rPr>
              <w:t>2</w:t>
            </w:r>
            <w:r w:rsidR="001C33F3">
              <w:rPr>
                <w:noProof/>
                <w:webHidden/>
              </w:rPr>
              <w:fldChar w:fldCharType="end"/>
            </w:r>
          </w:hyperlink>
        </w:p>
        <w:p w14:paraId="3D81C23B" w14:textId="2E971EEE" w:rsidR="001C33F3" w:rsidRDefault="00744F64">
          <w:pPr>
            <w:pStyle w:val="TOC2"/>
            <w:rPr>
              <w:rFonts w:eastAsiaTheme="minorEastAsia"/>
              <w:noProof/>
            </w:rPr>
          </w:pPr>
          <w:hyperlink w:anchor="_Toc50289897" w:history="1">
            <w:r w:rsidR="001C33F3" w:rsidRPr="00696473">
              <w:rPr>
                <w:rStyle w:val="Hyperlink"/>
                <w:noProof/>
              </w:rPr>
              <w:t>2.2</w:t>
            </w:r>
            <w:r w:rsidR="001C33F3">
              <w:rPr>
                <w:rFonts w:eastAsiaTheme="minorEastAsia"/>
                <w:noProof/>
              </w:rPr>
              <w:tab/>
            </w:r>
            <w:r w:rsidR="001C33F3" w:rsidRPr="00696473">
              <w:rPr>
                <w:rStyle w:val="Hyperlink"/>
                <w:noProof/>
              </w:rPr>
              <w:t>Creator GRASP Decision</w:t>
            </w:r>
            <w:r w:rsidR="001C33F3">
              <w:rPr>
                <w:noProof/>
                <w:webHidden/>
              </w:rPr>
              <w:tab/>
            </w:r>
            <w:r w:rsidR="001C33F3">
              <w:rPr>
                <w:noProof/>
                <w:webHidden/>
              </w:rPr>
              <w:fldChar w:fldCharType="begin"/>
            </w:r>
            <w:r w:rsidR="001C33F3">
              <w:rPr>
                <w:noProof/>
                <w:webHidden/>
              </w:rPr>
              <w:instrText xml:space="preserve"> PAGEREF _Toc50289897 \h </w:instrText>
            </w:r>
            <w:r w:rsidR="001C33F3">
              <w:rPr>
                <w:noProof/>
                <w:webHidden/>
              </w:rPr>
            </w:r>
            <w:r w:rsidR="001C33F3">
              <w:rPr>
                <w:noProof/>
                <w:webHidden/>
              </w:rPr>
              <w:fldChar w:fldCharType="separate"/>
            </w:r>
            <w:r w:rsidR="001C33F3">
              <w:rPr>
                <w:noProof/>
                <w:webHidden/>
              </w:rPr>
              <w:t>2</w:t>
            </w:r>
            <w:r w:rsidR="001C33F3">
              <w:rPr>
                <w:noProof/>
                <w:webHidden/>
              </w:rPr>
              <w:fldChar w:fldCharType="end"/>
            </w:r>
          </w:hyperlink>
        </w:p>
        <w:p w14:paraId="3605243B" w14:textId="37893734" w:rsidR="001C33F3" w:rsidRDefault="00744F64">
          <w:pPr>
            <w:pStyle w:val="TOC3"/>
            <w:rPr>
              <w:rFonts w:eastAsiaTheme="minorEastAsia"/>
              <w:noProof/>
            </w:rPr>
          </w:pPr>
          <w:hyperlink w:anchor="_Toc50289898" w:history="1">
            <w:r w:rsidR="001C33F3" w:rsidRPr="00696473">
              <w:rPr>
                <w:rStyle w:val="Hyperlink"/>
                <w:noProof/>
              </w:rPr>
              <w:t>2.2.1</w:t>
            </w:r>
            <w:r w:rsidR="001C33F3">
              <w:rPr>
                <w:rFonts w:eastAsiaTheme="minorEastAsia"/>
                <w:noProof/>
              </w:rPr>
              <w:tab/>
            </w:r>
            <w:r w:rsidR="001C33F3" w:rsidRPr="00696473">
              <w:rPr>
                <w:rStyle w:val="Hyperlink"/>
                <w:noProof/>
              </w:rPr>
              <w:t>Decision to be made</w:t>
            </w:r>
            <w:r w:rsidR="001C33F3">
              <w:rPr>
                <w:noProof/>
                <w:webHidden/>
              </w:rPr>
              <w:tab/>
            </w:r>
            <w:r w:rsidR="001C33F3">
              <w:rPr>
                <w:noProof/>
                <w:webHidden/>
              </w:rPr>
              <w:fldChar w:fldCharType="begin"/>
            </w:r>
            <w:r w:rsidR="001C33F3">
              <w:rPr>
                <w:noProof/>
                <w:webHidden/>
              </w:rPr>
              <w:instrText xml:space="preserve"> PAGEREF _Toc50289898 \h </w:instrText>
            </w:r>
            <w:r w:rsidR="001C33F3">
              <w:rPr>
                <w:noProof/>
                <w:webHidden/>
              </w:rPr>
            </w:r>
            <w:r w:rsidR="001C33F3">
              <w:rPr>
                <w:noProof/>
                <w:webHidden/>
              </w:rPr>
              <w:fldChar w:fldCharType="separate"/>
            </w:r>
            <w:r w:rsidR="001C33F3">
              <w:rPr>
                <w:noProof/>
                <w:webHidden/>
              </w:rPr>
              <w:t>2</w:t>
            </w:r>
            <w:r w:rsidR="001C33F3">
              <w:rPr>
                <w:noProof/>
                <w:webHidden/>
              </w:rPr>
              <w:fldChar w:fldCharType="end"/>
            </w:r>
          </w:hyperlink>
        </w:p>
        <w:p w14:paraId="7E4BBA41" w14:textId="345B1493" w:rsidR="001C33F3" w:rsidRDefault="00744F64">
          <w:pPr>
            <w:pStyle w:val="TOC3"/>
            <w:rPr>
              <w:rFonts w:eastAsiaTheme="minorEastAsia"/>
              <w:noProof/>
            </w:rPr>
          </w:pPr>
          <w:hyperlink w:anchor="_Toc50289899" w:history="1">
            <w:r w:rsidR="001C33F3" w:rsidRPr="00696473">
              <w:rPr>
                <w:rStyle w:val="Hyperlink"/>
                <w:noProof/>
              </w:rPr>
              <w:t>2.2.2</w:t>
            </w:r>
            <w:r w:rsidR="001C33F3">
              <w:rPr>
                <w:rFonts w:eastAsiaTheme="minorEastAsia"/>
                <w:noProof/>
              </w:rPr>
              <w:tab/>
            </w:r>
            <w:r w:rsidR="001C33F3" w:rsidRPr="00696473">
              <w:rPr>
                <w:rStyle w:val="Hyperlink"/>
                <w:noProof/>
              </w:rPr>
              <w:t>Options Considered</w:t>
            </w:r>
            <w:r w:rsidR="001C33F3">
              <w:rPr>
                <w:noProof/>
                <w:webHidden/>
              </w:rPr>
              <w:tab/>
            </w:r>
            <w:r w:rsidR="001C33F3">
              <w:rPr>
                <w:noProof/>
                <w:webHidden/>
              </w:rPr>
              <w:fldChar w:fldCharType="begin"/>
            </w:r>
            <w:r w:rsidR="001C33F3">
              <w:rPr>
                <w:noProof/>
                <w:webHidden/>
              </w:rPr>
              <w:instrText xml:space="preserve"> PAGEREF _Toc50289899 \h </w:instrText>
            </w:r>
            <w:r w:rsidR="001C33F3">
              <w:rPr>
                <w:noProof/>
                <w:webHidden/>
              </w:rPr>
            </w:r>
            <w:r w:rsidR="001C33F3">
              <w:rPr>
                <w:noProof/>
                <w:webHidden/>
              </w:rPr>
              <w:fldChar w:fldCharType="separate"/>
            </w:r>
            <w:r w:rsidR="001C33F3">
              <w:rPr>
                <w:noProof/>
                <w:webHidden/>
              </w:rPr>
              <w:t>2</w:t>
            </w:r>
            <w:r w:rsidR="001C33F3">
              <w:rPr>
                <w:noProof/>
                <w:webHidden/>
              </w:rPr>
              <w:fldChar w:fldCharType="end"/>
            </w:r>
          </w:hyperlink>
        </w:p>
        <w:p w14:paraId="3A35531D" w14:textId="770FE029" w:rsidR="001C33F3" w:rsidRDefault="00744F64">
          <w:pPr>
            <w:pStyle w:val="TOC3"/>
            <w:rPr>
              <w:rFonts w:eastAsiaTheme="minorEastAsia"/>
              <w:noProof/>
            </w:rPr>
          </w:pPr>
          <w:hyperlink w:anchor="_Toc50289900" w:history="1">
            <w:r w:rsidR="001C33F3" w:rsidRPr="00696473">
              <w:rPr>
                <w:rStyle w:val="Hyperlink"/>
                <w:noProof/>
              </w:rPr>
              <w:t>2.2.3</w:t>
            </w:r>
            <w:r w:rsidR="001C33F3">
              <w:rPr>
                <w:rFonts w:eastAsiaTheme="minorEastAsia"/>
                <w:noProof/>
              </w:rPr>
              <w:tab/>
            </w:r>
            <w:r w:rsidR="001C33F3" w:rsidRPr="00696473">
              <w:rPr>
                <w:rStyle w:val="Hyperlink"/>
                <w:noProof/>
              </w:rPr>
              <w:t>Selection and Rationale</w:t>
            </w:r>
            <w:r w:rsidR="001C33F3">
              <w:rPr>
                <w:noProof/>
                <w:webHidden/>
              </w:rPr>
              <w:tab/>
            </w:r>
            <w:r w:rsidR="001C33F3">
              <w:rPr>
                <w:noProof/>
                <w:webHidden/>
              </w:rPr>
              <w:fldChar w:fldCharType="begin"/>
            </w:r>
            <w:r w:rsidR="001C33F3">
              <w:rPr>
                <w:noProof/>
                <w:webHidden/>
              </w:rPr>
              <w:instrText xml:space="preserve"> PAGEREF _Toc50289900 \h </w:instrText>
            </w:r>
            <w:r w:rsidR="001C33F3">
              <w:rPr>
                <w:noProof/>
                <w:webHidden/>
              </w:rPr>
            </w:r>
            <w:r w:rsidR="001C33F3">
              <w:rPr>
                <w:noProof/>
                <w:webHidden/>
              </w:rPr>
              <w:fldChar w:fldCharType="separate"/>
            </w:r>
            <w:r w:rsidR="001C33F3">
              <w:rPr>
                <w:noProof/>
                <w:webHidden/>
              </w:rPr>
              <w:t>3</w:t>
            </w:r>
            <w:r w:rsidR="001C33F3">
              <w:rPr>
                <w:noProof/>
                <w:webHidden/>
              </w:rPr>
              <w:fldChar w:fldCharType="end"/>
            </w:r>
          </w:hyperlink>
        </w:p>
        <w:p w14:paraId="2AC250FC" w14:textId="1901DD7E" w:rsidR="001C33F3" w:rsidRDefault="00744F64">
          <w:pPr>
            <w:pStyle w:val="TOC2"/>
            <w:rPr>
              <w:rFonts w:eastAsiaTheme="minorEastAsia"/>
              <w:noProof/>
            </w:rPr>
          </w:pPr>
          <w:hyperlink w:anchor="_Toc50289901" w:history="1">
            <w:r w:rsidR="001C33F3" w:rsidRPr="00696473">
              <w:rPr>
                <w:rStyle w:val="Hyperlink"/>
                <w:noProof/>
              </w:rPr>
              <w:t>2.3</w:t>
            </w:r>
            <w:r w:rsidR="001C33F3">
              <w:rPr>
                <w:rFonts w:eastAsiaTheme="minorEastAsia"/>
                <w:noProof/>
              </w:rPr>
              <w:tab/>
            </w:r>
            <w:r w:rsidR="001C33F3" w:rsidRPr="00696473">
              <w:rPr>
                <w:rStyle w:val="Hyperlink"/>
                <w:noProof/>
              </w:rPr>
              <w:t>Information Expert GRASP Decision</w:t>
            </w:r>
            <w:r w:rsidR="001C33F3">
              <w:rPr>
                <w:noProof/>
                <w:webHidden/>
              </w:rPr>
              <w:tab/>
            </w:r>
            <w:r w:rsidR="001C33F3">
              <w:rPr>
                <w:noProof/>
                <w:webHidden/>
              </w:rPr>
              <w:fldChar w:fldCharType="begin"/>
            </w:r>
            <w:r w:rsidR="001C33F3">
              <w:rPr>
                <w:noProof/>
                <w:webHidden/>
              </w:rPr>
              <w:instrText xml:space="preserve"> PAGEREF _Toc50289901 \h </w:instrText>
            </w:r>
            <w:r w:rsidR="001C33F3">
              <w:rPr>
                <w:noProof/>
                <w:webHidden/>
              </w:rPr>
            </w:r>
            <w:r w:rsidR="001C33F3">
              <w:rPr>
                <w:noProof/>
                <w:webHidden/>
              </w:rPr>
              <w:fldChar w:fldCharType="separate"/>
            </w:r>
            <w:r w:rsidR="001C33F3">
              <w:rPr>
                <w:noProof/>
                <w:webHidden/>
              </w:rPr>
              <w:t>3</w:t>
            </w:r>
            <w:r w:rsidR="001C33F3">
              <w:rPr>
                <w:noProof/>
                <w:webHidden/>
              </w:rPr>
              <w:fldChar w:fldCharType="end"/>
            </w:r>
          </w:hyperlink>
        </w:p>
        <w:p w14:paraId="7BA99807" w14:textId="5B7F8256" w:rsidR="001C33F3" w:rsidRDefault="00744F64">
          <w:pPr>
            <w:pStyle w:val="TOC3"/>
            <w:rPr>
              <w:rFonts w:eastAsiaTheme="minorEastAsia"/>
              <w:noProof/>
            </w:rPr>
          </w:pPr>
          <w:hyperlink w:anchor="_Toc50289902" w:history="1">
            <w:r w:rsidR="001C33F3" w:rsidRPr="00696473">
              <w:rPr>
                <w:rStyle w:val="Hyperlink"/>
                <w:noProof/>
              </w:rPr>
              <w:t>2.3.1</w:t>
            </w:r>
            <w:r w:rsidR="001C33F3">
              <w:rPr>
                <w:rFonts w:eastAsiaTheme="minorEastAsia"/>
                <w:noProof/>
              </w:rPr>
              <w:tab/>
            </w:r>
            <w:r w:rsidR="001C33F3" w:rsidRPr="00696473">
              <w:rPr>
                <w:rStyle w:val="Hyperlink"/>
                <w:noProof/>
              </w:rPr>
              <w:t>Decision to be made</w:t>
            </w:r>
            <w:r w:rsidR="001C33F3">
              <w:rPr>
                <w:noProof/>
                <w:webHidden/>
              </w:rPr>
              <w:tab/>
            </w:r>
            <w:r w:rsidR="001C33F3">
              <w:rPr>
                <w:noProof/>
                <w:webHidden/>
              </w:rPr>
              <w:fldChar w:fldCharType="begin"/>
            </w:r>
            <w:r w:rsidR="001C33F3">
              <w:rPr>
                <w:noProof/>
                <w:webHidden/>
              </w:rPr>
              <w:instrText xml:space="preserve"> PAGEREF _Toc50289902 \h </w:instrText>
            </w:r>
            <w:r w:rsidR="001C33F3">
              <w:rPr>
                <w:noProof/>
                <w:webHidden/>
              </w:rPr>
            </w:r>
            <w:r w:rsidR="001C33F3">
              <w:rPr>
                <w:noProof/>
                <w:webHidden/>
              </w:rPr>
              <w:fldChar w:fldCharType="separate"/>
            </w:r>
            <w:r w:rsidR="001C33F3">
              <w:rPr>
                <w:noProof/>
                <w:webHidden/>
              </w:rPr>
              <w:t>3</w:t>
            </w:r>
            <w:r w:rsidR="001C33F3">
              <w:rPr>
                <w:noProof/>
                <w:webHidden/>
              </w:rPr>
              <w:fldChar w:fldCharType="end"/>
            </w:r>
          </w:hyperlink>
        </w:p>
        <w:p w14:paraId="343A457F" w14:textId="1AC38225" w:rsidR="001C33F3" w:rsidRDefault="00744F64">
          <w:pPr>
            <w:pStyle w:val="TOC3"/>
            <w:rPr>
              <w:rFonts w:eastAsiaTheme="minorEastAsia"/>
              <w:noProof/>
            </w:rPr>
          </w:pPr>
          <w:hyperlink w:anchor="_Toc50289903" w:history="1">
            <w:r w:rsidR="001C33F3" w:rsidRPr="00696473">
              <w:rPr>
                <w:rStyle w:val="Hyperlink"/>
                <w:noProof/>
              </w:rPr>
              <w:t>2.3.2</w:t>
            </w:r>
            <w:r w:rsidR="001C33F3">
              <w:rPr>
                <w:rFonts w:eastAsiaTheme="minorEastAsia"/>
                <w:noProof/>
              </w:rPr>
              <w:tab/>
            </w:r>
            <w:r w:rsidR="001C33F3" w:rsidRPr="00696473">
              <w:rPr>
                <w:rStyle w:val="Hyperlink"/>
                <w:noProof/>
              </w:rPr>
              <w:t>Options Considered</w:t>
            </w:r>
            <w:r w:rsidR="001C33F3">
              <w:rPr>
                <w:noProof/>
                <w:webHidden/>
              </w:rPr>
              <w:tab/>
            </w:r>
            <w:r w:rsidR="001C33F3">
              <w:rPr>
                <w:noProof/>
                <w:webHidden/>
              </w:rPr>
              <w:fldChar w:fldCharType="begin"/>
            </w:r>
            <w:r w:rsidR="001C33F3">
              <w:rPr>
                <w:noProof/>
                <w:webHidden/>
              </w:rPr>
              <w:instrText xml:space="preserve"> PAGEREF _Toc50289903 \h </w:instrText>
            </w:r>
            <w:r w:rsidR="001C33F3">
              <w:rPr>
                <w:noProof/>
                <w:webHidden/>
              </w:rPr>
            </w:r>
            <w:r w:rsidR="001C33F3">
              <w:rPr>
                <w:noProof/>
                <w:webHidden/>
              </w:rPr>
              <w:fldChar w:fldCharType="separate"/>
            </w:r>
            <w:r w:rsidR="001C33F3">
              <w:rPr>
                <w:noProof/>
                <w:webHidden/>
              </w:rPr>
              <w:t>3</w:t>
            </w:r>
            <w:r w:rsidR="001C33F3">
              <w:rPr>
                <w:noProof/>
                <w:webHidden/>
              </w:rPr>
              <w:fldChar w:fldCharType="end"/>
            </w:r>
          </w:hyperlink>
        </w:p>
        <w:p w14:paraId="3A88E3D7" w14:textId="572AB839" w:rsidR="001C33F3" w:rsidRDefault="00744F64">
          <w:pPr>
            <w:pStyle w:val="TOC3"/>
            <w:rPr>
              <w:rFonts w:eastAsiaTheme="minorEastAsia"/>
              <w:noProof/>
            </w:rPr>
          </w:pPr>
          <w:hyperlink w:anchor="_Toc50289904" w:history="1">
            <w:r w:rsidR="001C33F3" w:rsidRPr="00696473">
              <w:rPr>
                <w:rStyle w:val="Hyperlink"/>
                <w:noProof/>
              </w:rPr>
              <w:t>2.3.3</w:t>
            </w:r>
            <w:r w:rsidR="001C33F3">
              <w:rPr>
                <w:rFonts w:eastAsiaTheme="minorEastAsia"/>
                <w:noProof/>
              </w:rPr>
              <w:tab/>
            </w:r>
            <w:r w:rsidR="001C33F3" w:rsidRPr="00696473">
              <w:rPr>
                <w:rStyle w:val="Hyperlink"/>
                <w:noProof/>
              </w:rPr>
              <w:t>Selection and Rationale</w:t>
            </w:r>
            <w:r w:rsidR="001C33F3">
              <w:rPr>
                <w:noProof/>
                <w:webHidden/>
              </w:rPr>
              <w:tab/>
            </w:r>
            <w:r w:rsidR="001C33F3">
              <w:rPr>
                <w:noProof/>
                <w:webHidden/>
              </w:rPr>
              <w:fldChar w:fldCharType="begin"/>
            </w:r>
            <w:r w:rsidR="001C33F3">
              <w:rPr>
                <w:noProof/>
                <w:webHidden/>
              </w:rPr>
              <w:instrText xml:space="preserve"> PAGEREF _Toc50289904 \h </w:instrText>
            </w:r>
            <w:r w:rsidR="001C33F3">
              <w:rPr>
                <w:noProof/>
                <w:webHidden/>
              </w:rPr>
            </w:r>
            <w:r w:rsidR="001C33F3">
              <w:rPr>
                <w:noProof/>
                <w:webHidden/>
              </w:rPr>
              <w:fldChar w:fldCharType="separate"/>
            </w:r>
            <w:r w:rsidR="001C33F3">
              <w:rPr>
                <w:noProof/>
                <w:webHidden/>
              </w:rPr>
              <w:t>3</w:t>
            </w:r>
            <w:r w:rsidR="001C33F3">
              <w:rPr>
                <w:noProof/>
                <w:webHidden/>
              </w:rPr>
              <w:fldChar w:fldCharType="end"/>
            </w:r>
          </w:hyperlink>
        </w:p>
        <w:p w14:paraId="30998C9E" w14:textId="3EE6256F" w:rsidR="001C33F3" w:rsidRDefault="00744F64">
          <w:pPr>
            <w:pStyle w:val="TOC2"/>
            <w:rPr>
              <w:rFonts w:eastAsiaTheme="minorEastAsia"/>
              <w:noProof/>
            </w:rPr>
          </w:pPr>
          <w:hyperlink w:anchor="_Toc50289905" w:history="1">
            <w:r w:rsidR="001C33F3" w:rsidRPr="00696473">
              <w:rPr>
                <w:rStyle w:val="Hyperlink"/>
                <w:noProof/>
              </w:rPr>
              <w:t>2.4</w:t>
            </w:r>
            <w:r w:rsidR="001C33F3">
              <w:rPr>
                <w:rFonts w:eastAsiaTheme="minorEastAsia"/>
                <w:noProof/>
              </w:rPr>
              <w:tab/>
            </w:r>
            <w:r w:rsidR="001C33F3" w:rsidRPr="00696473">
              <w:rPr>
                <w:rStyle w:val="Hyperlink"/>
                <w:noProof/>
              </w:rPr>
              <w:t>Controller GRASP Decision</w:t>
            </w:r>
            <w:r w:rsidR="001C33F3">
              <w:rPr>
                <w:noProof/>
                <w:webHidden/>
              </w:rPr>
              <w:tab/>
            </w:r>
            <w:r w:rsidR="001C33F3">
              <w:rPr>
                <w:noProof/>
                <w:webHidden/>
              </w:rPr>
              <w:fldChar w:fldCharType="begin"/>
            </w:r>
            <w:r w:rsidR="001C33F3">
              <w:rPr>
                <w:noProof/>
                <w:webHidden/>
              </w:rPr>
              <w:instrText xml:space="preserve"> PAGEREF _Toc50289905 \h </w:instrText>
            </w:r>
            <w:r w:rsidR="001C33F3">
              <w:rPr>
                <w:noProof/>
                <w:webHidden/>
              </w:rPr>
            </w:r>
            <w:r w:rsidR="001C33F3">
              <w:rPr>
                <w:noProof/>
                <w:webHidden/>
              </w:rPr>
              <w:fldChar w:fldCharType="separate"/>
            </w:r>
            <w:r w:rsidR="001C33F3">
              <w:rPr>
                <w:noProof/>
                <w:webHidden/>
              </w:rPr>
              <w:t>3</w:t>
            </w:r>
            <w:r w:rsidR="001C33F3">
              <w:rPr>
                <w:noProof/>
                <w:webHidden/>
              </w:rPr>
              <w:fldChar w:fldCharType="end"/>
            </w:r>
          </w:hyperlink>
        </w:p>
        <w:p w14:paraId="0DB45741" w14:textId="6712C7C5" w:rsidR="001C33F3" w:rsidRDefault="00744F64">
          <w:pPr>
            <w:pStyle w:val="TOC3"/>
            <w:rPr>
              <w:rFonts w:eastAsiaTheme="minorEastAsia"/>
              <w:noProof/>
            </w:rPr>
          </w:pPr>
          <w:hyperlink w:anchor="_Toc50289906" w:history="1">
            <w:r w:rsidR="001C33F3" w:rsidRPr="00696473">
              <w:rPr>
                <w:rStyle w:val="Hyperlink"/>
                <w:noProof/>
              </w:rPr>
              <w:t>2.4.1</w:t>
            </w:r>
            <w:r w:rsidR="001C33F3">
              <w:rPr>
                <w:rFonts w:eastAsiaTheme="minorEastAsia"/>
                <w:noProof/>
              </w:rPr>
              <w:tab/>
            </w:r>
            <w:r w:rsidR="001C33F3" w:rsidRPr="00696473">
              <w:rPr>
                <w:rStyle w:val="Hyperlink"/>
                <w:noProof/>
              </w:rPr>
              <w:t>Decision to be made</w:t>
            </w:r>
            <w:r w:rsidR="001C33F3">
              <w:rPr>
                <w:noProof/>
                <w:webHidden/>
              </w:rPr>
              <w:tab/>
            </w:r>
            <w:r w:rsidR="001C33F3">
              <w:rPr>
                <w:noProof/>
                <w:webHidden/>
              </w:rPr>
              <w:fldChar w:fldCharType="begin"/>
            </w:r>
            <w:r w:rsidR="001C33F3">
              <w:rPr>
                <w:noProof/>
                <w:webHidden/>
              </w:rPr>
              <w:instrText xml:space="preserve"> PAGEREF _Toc50289906 \h </w:instrText>
            </w:r>
            <w:r w:rsidR="001C33F3">
              <w:rPr>
                <w:noProof/>
                <w:webHidden/>
              </w:rPr>
            </w:r>
            <w:r w:rsidR="001C33F3">
              <w:rPr>
                <w:noProof/>
                <w:webHidden/>
              </w:rPr>
              <w:fldChar w:fldCharType="separate"/>
            </w:r>
            <w:r w:rsidR="001C33F3">
              <w:rPr>
                <w:noProof/>
                <w:webHidden/>
              </w:rPr>
              <w:t>3</w:t>
            </w:r>
            <w:r w:rsidR="001C33F3">
              <w:rPr>
                <w:noProof/>
                <w:webHidden/>
              </w:rPr>
              <w:fldChar w:fldCharType="end"/>
            </w:r>
          </w:hyperlink>
        </w:p>
        <w:p w14:paraId="5A840186" w14:textId="1EE84755" w:rsidR="001C33F3" w:rsidRDefault="00744F64">
          <w:pPr>
            <w:pStyle w:val="TOC3"/>
            <w:rPr>
              <w:rFonts w:eastAsiaTheme="minorEastAsia"/>
              <w:noProof/>
            </w:rPr>
          </w:pPr>
          <w:hyperlink w:anchor="_Toc50289907" w:history="1">
            <w:r w:rsidR="001C33F3" w:rsidRPr="00696473">
              <w:rPr>
                <w:rStyle w:val="Hyperlink"/>
                <w:noProof/>
              </w:rPr>
              <w:t>2.4.2</w:t>
            </w:r>
            <w:r w:rsidR="001C33F3">
              <w:rPr>
                <w:rFonts w:eastAsiaTheme="minorEastAsia"/>
                <w:noProof/>
              </w:rPr>
              <w:tab/>
            </w:r>
            <w:r w:rsidR="001C33F3" w:rsidRPr="00696473">
              <w:rPr>
                <w:rStyle w:val="Hyperlink"/>
                <w:noProof/>
              </w:rPr>
              <w:t>Options Considered</w:t>
            </w:r>
            <w:r w:rsidR="001C33F3">
              <w:rPr>
                <w:noProof/>
                <w:webHidden/>
              </w:rPr>
              <w:tab/>
            </w:r>
            <w:r w:rsidR="001C33F3">
              <w:rPr>
                <w:noProof/>
                <w:webHidden/>
              </w:rPr>
              <w:fldChar w:fldCharType="begin"/>
            </w:r>
            <w:r w:rsidR="001C33F3">
              <w:rPr>
                <w:noProof/>
                <w:webHidden/>
              </w:rPr>
              <w:instrText xml:space="preserve"> PAGEREF _Toc50289907 \h </w:instrText>
            </w:r>
            <w:r w:rsidR="001C33F3">
              <w:rPr>
                <w:noProof/>
                <w:webHidden/>
              </w:rPr>
            </w:r>
            <w:r w:rsidR="001C33F3">
              <w:rPr>
                <w:noProof/>
                <w:webHidden/>
              </w:rPr>
              <w:fldChar w:fldCharType="separate"/>
            </w:r>
            <w:r w:rsidR="001C33F3">
              <w:rPr>
                <w:noProof/>
                <w:webHidden/>
              </w:rPr>
              <w:t>4</w:t>
            </w:r>
            <w:r w:rsidR="001C33F3">
              <w:rPr>
                <w:noProof/>
                <w:webHidden/>
              </w:rPr>
              <w:fldChar w:fldCharType="end"/>
            </w:r>
          </w:hyperlink>
        </w:p>
        <w:p w14:paraId="153B5244" w14:textId="712B66FB" w:rsidR="001C33F3" w:rsidRDefault="00744F64">
          <w:pPr>
            <w:pStyle w:val="TOC3"/>
            <w:rPr>
              <w:rFonts w:eastAsiaTheme="minorEastAsia"/>
              <w:noProof/>
            </w:rPr>
          </w:pPr>
          <w:hyperlink w:anchor="_Toc50289908" w:history="1">
            <w:r w:rsidR="001C33F3" w:rsidRPr="00696473">
              <w:rPr>
                <w:rStyle w:val="Hyperlink"/>
                <w:noProof/>
              </w:rPr>
              <w:t>2.4.3</w:t>
            </w:r>
            <w:r w:rsidR="001C33F3">
              <w:rPr>
                <w:rFonts w:eastAsiaTheme="minorEastAsia"/>
                <w:noProof/>
              </w:rPr>
              <w:tab/>
            </w:r>
            <w:r w:rsidR="001C33F3" w:rsidRPr="00696473">
              <w:rPr>
                <w:rStyle w:val="Hyperlink"/>
                <w:noProof/>
              </w:rPr>
              <w:t>Selection and Rationale</w:t>
            </w:r>
            <w:r w:rsidR="001C33F3">
              <w:rPr>
                <w:noProof/>
                <w:webHidden/>
              </w:rPr>
              <w:tab/>
            </w:r>
            <w:r w:rsidR="001C33F3">
              <w:rPr>
                <w:noProof/>
                <w:webHidden/>
              </w:rPr>
              <w:fldChar w:fldCharType="begin"/>
            </w:r>
            <w:r w:rsidR="001C33F3">
              <w:rPr>
                <w:noProof/>
                <w:webHidden/>
              </w:rPr>
              <w:instrText xml:space="preserve"> PAGEREF _Toc50289908 \h </w:instrText>
            </w:r>
            <w:r w:rsidR="001C33F3">
              <w:rPr>
                <w:noProof/>
                <w:webHidden/>
              </w:rPr>
            </w:r>
            <w:r w:rsidR="001C33F3">
              <w:rPr>
                <w:noProof/>
                <w:webHidden/>
              </w:rPr>
              <w:fldChar w:fldCharType="separate"/>
            </w:r>
            <w:r w:rsidR="001C33F3">
              <w:rPr>
                <w:noProof/>
                <w:webHidden/>
              </w:rPr>
              <w:t>4</w:t>
            </w:r>
            <w:r w:rsidR="001C33F3">
              <w:rPr>
                <w:noProof/>
                <w:webHidden/>
              </w:rPr>
              <w:fldChar w:fldCharType="end"/>
            </w:r>
          </w:hyperlink>
        </w:p>
        <w:p w14:paraId="1FCFB35A" w14:textId="267A748C" w:rsidR="001C33F3" w:rsidRDefault="00744F64">
          <w:pPr>
            <w:pStyle w:val="TOC1"/>
            <w:rPr>
              <w:rFonts w:eastAsiaTheme="minorEastAsia"/>
              <w:sz w:val="22"/>
            </w:rPr>
          </w:pPr>
          <w:hyperlink w:anchor="_Toc50289909" w:history="1">
            <w:r w:rsidR="001C33F3" w:rsidRPr="00696473">
              <w:rPr>
                <w:rStyle w:val="Hyperlink"/>
              </w:rPr>
              <w:t>3</w:t>
            </w:r>
            <w:r w:rsidR="001C33F3">
              <w:rPr>
                <w:rFonts w:eastAsiaTheme="minorEastAsia"/>
                <w:sz w:val="22"/>
              </w:rPr>
              <w:tab/>
            </w:r>
            <w:r w:rsidR="001C33F3" w:rsidRPr="00696473">
              <w:rPr>
                <w:rStyle w:val="Hyperlink"/>
              </w:rPr>
              <w:t>Logical View</w:t>
            </w:r>
            <w:r w:rsidR="001C33F3">
              <w:rPr>
                <w:webHidden/>
              </w:rPr>
              <w:tab/>
            </w:r>
            <w:r w:rsidR="001C33F3">
              <w:rPr>
                <w:webHidden/>
              </w:rPr>
              <w:fldChar w:fldCharType="begin"/>
            </w:r>
            <w:r w:rsidR="001C33F3">
              <w:rPr>
                <w:webHidden/>
              </w:rPr>
              <w:instrText xml:space="preserve"> PAGEREF _Toc50289909 \h </w:instrText>
            </w:r>
            <w:r w:rsidR="001C33F3">
              <w:rPr>
                <w:webHidden/>
              </w:rPr>
            </w:r>
            <w:r w:rsidR="001C33F3">
              <w:rPr>
                <w:webHidden/>
              </w:rPr>
              <w:fldChar w:fldCharType="separate"/>
            </w:r>
            <w:r w:rsidR="001C33F3">
              <w:rPr>
                <w:webHidden/>
              </w:rPr>
              <w:t>5</w:t>
            </w:r>
            <w:r w:rsidR="001C33F3">
              <w:rPr>
                <w:webHidden/>
              </w:rPr>
              <w:fldChar w:fldCharType="end"/>
            </w:r>
          </w:hyperlink>
        </w:p>
        <w:p w14:paraId="7E204375" w14:textId="1B355D2C" w:rsidR="001C33F3" w:rsidRDefault="00744F64">
          <w:pPr>
            <w:pStyle w:val="TOC2"/>
            <w:rPr>
              <w:rFonts w:eastAsiaTheme="minorEastAsia"/>
              <w:noProof/>
            </w:rPr>
          </w:pPr>
          <w:hyperlink w:anchor="_Toc50289910" w:history="1">
            <w:r w:rsidR="001C33F3" w:rsidRPr="00696473">
              <w:rPr>
                <w:rStyle w:val="Hyperlink"/>
                <w:noProof/>
              </w:rPr>
              <w:t>3.1</w:t>
            </w:r>
            <w:r w:rsidR="001C33F3">
              <w:rPr>
                <w:rFonts w:eastAsiaTheme="minorEastAsia"/>
                <w:noProof/>
              </w:rPr>
              <w:tab/>
            </w:r>
            <w:r w:rsidR="001C33F3" w:rsidRPr="00696473">
              <w:rPr>
                <w:rStyle w:val="Hyperlink"/>
                <w:noProof/>
              </w:rPr>
              <w:t>Package Diagrams</w:t>
            </w:r>
            <w:r w:rsidR="001C33F3">
              <w:rPr>
                <w:noProof/>
                <w:webHidden/>
              </w:rPr>
              <w:tab/>
            </w:r>
            <w:r w:rsidR="001C33F3">
              <w:rPr>
                <w:noProof/>
                <w:webHidden/>
              </w:rPr>
              <w:fldChar w:fldCharType="begin"/>
            </w:r>
            <w:r w:rsidR="001C33F3">
              <w:rPr>
                <w:noProof/>
                <w:webHidden/>
              </w:rPr>
              <w:instrText xml:space="preserve"> PAGEREF _Toc50289910 \h </w:instrText>
            </w:r>
            <w:r w:rsidR="001C33F3">
              <w:rPr>
                <w:noProof/>
                <w:webHidden/>
              </w:rPr>
            </w:r>
            <w:r w:rsidR="001C33F3">
              <w:rPr>
                <w:noProof/>
                <w:webHidden/>
              </w:rPr>
              <w:fldChar w:fldCharType="separate"/>
            </w:r>
            <w:r w:rsidR="001C33F3">
              <w:rPr>
                <w:noProof/>
                <w:webHidden/>
              </w:rPr>
              <w:t>5</w:t>
            </w:r>
            <w:r w:rsidR="001C33F3">
              <w:rPr>
                <w:noProof/>
                <w:webHidden/>
              </w:rPr>
              <w:fldChar w:fldCharType="end"/>
            </w:r>
          </w:hyperlink>
        </w:p>
        <w:p w14:paraId="36C8CF73" w14:textId="3C545935" w:rsidR="001C33F3" w:rsidRDefault="00744F64">
          <w:pPr>
            <w:pStyle w:val="TOC3"/>
            <w:rPr>
              <w:rFonts w:eastAsiaTheme="minorEastAsia"/>
              <w:noProof/>
            </w:rPr>
          </w:pPr>
          <w:hyperlink w:anchor="_Toc50289911" w:history="1">
            <w:r w:rsidR="001C33F3" w:rsidRPr="00696473">
              <w:rPr>
                <w:rStyle w:val="Hyperlink"/>
                <w:noProof/>
              </w:rPr>
              <w:t>3.1.1</w:t>
            </w:r>
            <w:r w:rsidR="001C33F3">
              <w:rPr>
                <w:rFonts w:eastAsiaTheme="minorEastAsia"/>
                <w:noProof/>
              </w:rPr>
              <w:tab/>
            </w:r>
            <w:r w:rsidR="001C33F3" w:rsidRPr="00696473">
              <w:rPr>
                <w:rStyle w:val="Hyperlink"/>
                <w:noProof/>
              </w:rPr>
              <w:t>Presentation (UI) Layer Components</w:t>
            </w:r>
            <w:r w:rsidR="001C33F3">
              <w:rPr>
                <w:noProof/>
                <w:webHidden/>
              </w:rPr>
              <w:tab/>
            </w:r>
            <w:r w:rsidR="001C33F3">
              <w:rPr>
                <w:noProof/>
                <w:webHidden/>
              </w:rPr>
              <w:fldChar w:fldCharType="begin"/>
            </w:r>
            <w:r w:rsidR="001C33F3">
              <w:rPr>
                <w:noProof/>
                <w:webHidden/>
              </w:rPr>
              <w:instrText xml:space="preserve"> PAGEREF _Toc50289911 \h </w:instrText>
            </w:r>
            <w:r w:rsidR="001C33F3">
              <w:rPr>
                <w:noProof/>
                <w:webHidden/>
              </w:rPr>
            </w:r>
            <w:r w:rsidR="001C33F3">
              <w:rPr>
                <w:noProof/>
                <w:webHidden/>
              </w:rPr>
              <w:fldChar w:fldCharType="separate"/>
            </w:r>
            <w:r w:rsidR="001C33F3">
              <w:rPr>
                <w:noProof/>
                <w:webHidden/>
              </w:rPr>
              <w:t>5</w:t>
            </w:r>
            <w:r w:rsidR="001C33F3">
              <w:rPr>
                <w:noProof/>
                <w:webHidden/>
              </w:rPr>
              <w:fldChar w:fldCharType="end"/>
            </w:r>
          </w:hyperlink>
        </w:p>
        <w:p w14:paraId="50CB30A3" w14:textId="3C4C3A7F" w:rsidR="001C33F3" w:rsidRDefault="00744F64">
          <w:pPr>
            <w:pStyle w:val="TOC3"/>
            <w:rPr>
              <w:rFonts w:eastAsiaTheme="minorEastAsia"/>
              <w:noProof/>
            </w:rPr>
          </w:pPr>
          <w:hyperlink w:anchor="_Toc50289912" w:history="1">
            <w:r w:rsidR="001C33F3" w:rsidRPr="00696473">
              <w:rPr>
                <w:rStyle w:val="Hyperlink"/>
                <w:noProof/>
              </w:rPr>
              <w:t>3.1.2</w:t>
            </w:r>
            <w:r w:rsidR="001C33F3">
              <w:rPr>
                <w:rFonts w:eastAsiaTheme="minorEastAsia"/>
                <w:noProof/>
              </w:rPr>
              <w:tab/>
            </w:r>
            <w:r w:rsidR="001C33F3" w:rsidRPr="00696473">
              <w:rPr>
                <w:rStyle w:val="Hyperlink"/>
                <w:noProof/>
              </w:rPr>
              <w:t>Domain (Application) Layer Components</w:t>
            </w:r>
            <w:r w:rsidR="001C33F3">
              <w:rPr>
                <w:noProof/>
                <w:webHidden/>
              </w:rPr>
              <w:tab/>
            </w:r>
            <w:r w:rsidR="001C33F3">
              <w:rPr>
                <w:noProof/>
                <w:webHidden/>
              </w:rPr>
              <w:fldChar w:fldCharType="begin"/>
            </w:r>
            <w:r w:rsidR="001C33F3">
              <w:rPr>
                <w:noProof/>
                <w:webHidden/>
              </w:rPr>
              <w:instrText xml:space="preserve"> PAGEREF _Toc50289912 \h </w:instrText>
            </w:r>
            <w:r w:rsidR="001C33F3">
              <w:rPr>
                <w:noProof/>
                <w:webHidden/>
              </w:rPr>
            </w:r>
            <w:r w:rsidR="001C33F3">
              <w:rPr>
                <w:noProof/>
                <w:webHidden/>
              </w:rPr>
              <w:fldChar w:fldCharType="separate"/>
            </w:r>
            <w:r w:rsidR="001C33F3">
              <w:rPr>
                <w:noProof/>
                <w:webHidden/>
              </w:rPr>
              <w:t>5</w:t>
            </w:r>
            <w:r w:rsidR="001C33F3">
              <w:rPr>
                <w:noProof/>
                <w:webHidden/>
              </w:rPr>
              <w:fldChar w:fldCharType="end"/>
            </w:r>
          </w:hyperlink>
        </w:p>
        <w:p w14:paraId="1E15D075" w14:textId="65F536ED" w:rsidR="001C33F3" w:rsidRDefault="00744F64">
          <w:pPr>
            <w:pStyle w:val="TOC4"/>
            <w:tabs>
              <w:tab w:val="left" w:pos="2453"/>
            </w:tabs>
            <w:rPr>
              <w:rFonts w:eastAsiaTheme="minorEastAsia"/>
              <w:noProof/>
            </w:rPr>
          </w:pPr>
          <w:hyperlink w:anchor="_Toc50289913" w:history="1">
            <w:r w:rsidR="001C33F3" w:rsidRPr="00696473">
              <w:rPr>
                <w:rStyle w:val="Hyperlink"/>
                <w:noProof/>
              </w:rPr>
              <w:t>3.1.2.1</w:t>
            </w:r>
            <w:r w:rsidR="001C33F3">
              <w:rPr>
                <w:rFonts w:eastAsiaTheme="minorEastAsia"/>
                <w:noProof/>
              </w:rPr>
              <w:tab/>
            </w:r>
            <w:r w:rsidR="003D468F">
              <w:rPr>
                <w:rStyle w:val="Hyperlink"/>
                <w:noProof/>
              </w:rPr>
              <w:t>Profile Manager</w:t>
            </w:r>
            <w:r w:rsidR="001C33F3">
              <w:rPr>
                <w:noProof/>
                <w:webHidden/>
              </w:rPr>
              <w:tab/>
            </w:r>
            <w:r w:rsidR="001C33F3">
              <w:rPr>
                <w:noProof/>
                <w:webHidden/>
              </w:rPr>
              <w:fldChar w:fldCharType="begin"/>
            </w:r>
            <w:r w:rsidR="001C33F3">
              <w:rPr>
                <w:noProof/>
                <w:webHidden/>
              </w:rPr>
              <w:instrText xml:space="preserve"> PAGEREF _Toc50289913 \h </w:instrText>
            </w:r>
            <w:r w:rsidR="001C33F3">
              <w:rPr>
                <w:noProof/>
                <w:webHidden/>
              </w:rPr>
            </w:r>
            <w:r w:rsidR="001C33F3">
              <w:rPr>
                <w:noProof/>
                <w:webHidden/>
              </w:rPr>
              <w:fldChar w:fldCharType="separate"/>
            </w:r>
            <w:r w:rsidR="001C33F3">
              <w:rPr>
                <w:noProof/>
                <w:webHidden/>
              </w:rPr>
              <w:t>5</w:t>
            </w:r>
            <w:r w:rsidR="001C33F3">
              <w:rPr>
                <w:noProof/>
                <w:webHidden/>
              </w:rPr>
              <w:fldChar w:fldCharType="end"/>
            </w:r>
          </w:hyperlink>
        </w:p>
        <w:p w14:paraId="45EAD9EB" w14:textId="324FA5A2" w:rsidR="001C33F3" w:rsidRDefault="00744F64">
          <w:pPr>
            <w:pStyle w:val="TOC4"/>
            <w:tabs>
              <w:tab w:val="left" w:pos="2453"/>
            </w:tabs>
            <w:rPr>
              <w:rFonts w:eastAsiaTheme="minorEastAsia"/>
              <w:noProof/>
            </w:rPr>
          </w:pPr>
          <w:hyperlink w:anchor="_Toc50289914" w:history="1">
            <w:r w:rsidR="001C33F3" w:rsidRPr="00696473">
              <w:rPr>
                <w:rStyle w:val="Hyperlink"/>
                <w:noProof/>
              </w:rPr>
              <w:t>3.1.2.2</w:t>
            </w:r>
            <w:r w:rsidR="001C33F3">
              <w:rPr>
                <w:rFonts w:eastAsiaTheme="minorEastAsia"/>
                <w:noProof/>
              </w:rPr>
              <w:tab/>
            </w:r>
            <w:r w:rsidR="003D468F">
              <w:rPr>
                <w:rStyle w:val="Hyperlink"/>
                <w:noProof/>
              </w:rPr>
              <w:t>Reservation Manager</w:t>
            </w:r>
            <w:r w:rsidR="001C33F3">
              <w:rPr>
                <w:noProof/>
                <w:webHidden/>
              </w:rPr>
              <w:tab/>
            </w:r>
            <w:r w:rsidR="001C33F3">
              <w:rPr>
                <w:noProof/>
                <w:webHidden/>
              </w:rPr>
              <w:fldChar w:fldCharType="begin"/>
            </w:r>
            <w:r w:rsidR="001C33F3">
              <w:rPr>
                <w:noProof/>
                <w:webHidden/>
              </w:rPr>
              <w:instrText xml:space="preserve"> PAGEREF _Toc50289914 \h </w:instrText>
            </w:r>
            <w:r w:rsidR="001C33F3">
              <w:rPr>
                <w:noProof/>
                <w:webHidden/>
              </w:rPr>
            </w:r>
            <w:r w:rsidR="001C33F3">
              <w:rPr>
                <w:noProof/>
                <w:webHidden/>
              </w:rPr>
              <w:fldChar w:fldCharType="separate"/>
            </w:r>
            <w:r w:rsidR="001C33F3">
              <w:rPr>
                <w:noProof/>
                <w:webHidden/>
              </w:rPr>
              <w:t>5</w:t>
            </w:r>
            <w:r w:rsidR="001C33F3">
              <w:rPr>
                <w:noProof/>
                <w:webHidden/>
              </w:rPr>
              <w:fldChar w:fldCharType="end"/>
            </w:r>
          </w:hyperlink>
        </w:p>
        <w:p w14:paraId="5DB6D5CD" w14:textId="3BFC0317" w:rsidR="001C33F3" w:rsidRDefault="00744F64">
          <w:pPr>
            <w:pStyle w:val="TOC4"/>
            <w:tabs>
              <w:tab w:val="left" w:pos="2453"/>
            </w:tabs>
            <w:rPr>
              <w:rFonts w:eastAsiaTheme="minorEastAsia"/>
              <w:noProof/>
            </w:rPr>
          </w:pPr>
          <w:hyperlink w:anchor="_Toc50289915" w:history="1">
            <w:r w:rsidR="001C33F3" w:rsidRPr="00696473">
              <w:rPr>
                <w:rStyle w:val="Hyperlink"/>
                <w:noProof/>
              </w:rPr>
              <w:t>3.1.2.3</w:t>
            </w:r>
            <w:r w:rsidR="001C33F3">
              <w:rPr>
                <w:rFonts w:eastAsiaTheme="minorEastAsia"/>
                <w:noProof/>
              </w:rPr>
              <w:tab/>
            </w:r>
            <w:r w:rsidR="003D468F">
              <w:rPr>
                <w:rStyle w:val="Hyperlink"/>
                <w:noProof/>
              </w:rPr>
              <w:t>Session Manager</w:t>
            </w:r>
            <w:r w:rsidR="001C33F3">
              <w:rPr>
                <w:noProof/>
                <w:webHidden/>
              </w:rPr>
              <w:tab/>
            </w:r>
            <w:r w:rsidR="001C33F3">
              <w:rPr>
                <w:noProof/>
                <w:webHidden/>
              </w:rPr>
              <w:fldChar w:fldCharType="begin"/>
            </w:r>
            <w:r w:rsidR="001C33F3">
              <w:rPr>
                <w:noProof/>
                <w:webHidden/>
              </w:rPr>
              <w:instrText xml:space="preserve"> PAGEREF _Toc50289915 \h </w:instrText>
            </w:r>
            <w:r w:rsidR="001C33F3">
              <w:rPr>
                <w:noProof/>
                <w:webHidden/>
              </w:rPr>
            </w:r>
            <w:r w:rsidR="001C33F3">
              <w:rPr>
                <w:noProof/>
                <w:webHidden/>
              </w:rPr>
              <w:fldChar w:fldCharType="separate"/>
            </w:r>
            <w:r w:rsidR="001C33F3">
              <w:rPr>
                <w:noProof/>
                <w:webHidden/>
              </w:rPr>
              <w:t>5</w:t>
            </w:r>
            <w:r w:rsidR="001C33F3">
              <w:rPr>
                <w:noProof/>
                <w:webHidden/>
              </w:rPr>
              <w:fldChar w:fldCharType="end"/>
            </w:r>
          </w:hyperlink>
        </w:p>
        <w:p w14:paraId="4A34F39C" w14:textId="32DF5087" w:rsidR="001C33F3" w:rsidRDefault="00744F64">
          <w:pPr>
            <w:pStyle w:val="TOC3"/>
            <w:rPr>
              <w:rFonts w:eastAsiaTheme="minorEastAsia"/>
              <w:noProof/>
            </w:rPr>
          </w:pPr>
          <w:hyperlink w:anchor="_Toc50289916" w:history="1">
            <w:r w:rsidR="001C33F3" w:rsidRPr="00696473">
              <w:rPr>
                <w:rStyle w:val="Hyperlink"/>
                <w:noProof/>
              </w:rPr>
              <w:t>3.1.3</w:t>
            </w:r>
            <w:r w:rsidR="001C33F3">
              <w:rPr>
                <w:rFonts w:eastAsiaTheme="minorEastAsia"/>
                <w:noProof/>
              </w:rPr>
              <w:tab/>
            </w:r>
            <w:r w:rsidR="001C33F3" w:rsidRPr="00696473">
              <w:rPr>
                <w:rStyle w:val="Hyperlink"/>
                <w:noProof/>
              </w:rPr>
              <w:t>Technical Services Layer Components</w:t>
            </w:r>
            <w:r w:rsidR="001C33F3">
              <w:rPr>
                <w:noProof/>
                <w:webHidden/>
              </w:rPr>
              <w:tab/>
            </w:r>
            <w:r w:rsidR="001C33F3">
              <w:rPr>
                <w:noProof/>
                <w:webHidden/>
              </w:rPr>
              <w:fldChar w:fldCharType="begin"/>
            </w:r>
            <w:r w:rsidR="001C33F3">
              <w:rPr>
                <w:noProof/>
                <w:webHidden/>
              </w:rPr>
              <w:instrText xml:space="preserve"> PAGEREF _Toc50289916 \h </w:instrText>
            </w:r>
            <w:r w:rsidR="001C33F3">
              <w:rPr>
                <w:noProof/>
                <w:webHidden/>
              </w:rPr>
            </w:r>
            <w:r w:rsidR="001C33F3">
              <w:rPr>
                <w:noProof/>
                <w:webHidden/>
              </w:rPr>
              <w:fldChar w:fldCharType="separate"/>
            </w:r>
            <w:r w:rsidR="001C33F3">
              <w:rPr>
                <w:noProof/>
                <w:webHidden/>
              </w:rPr>
              <w:t>5</w:t>
            </w:r>
            <w:r w:rsidR="001C33F3">
              <w:rPr>
                <w:noProof/>
                <w:webHidden/>
              </w:rPr>
              <w:fldChar w:fldCharType="end"/>
            </w:r>
          </w:hyperlink>
        </w:p>
        <w:p w14:paraId="6C729537" w14:textId="4F70E2CB" w:rsidR="001C33F3" w:rsidRDefault="00744F64">
          <w:pPr>
            <w:pStyle w:val="TOC4"/>
            <w:tabs>
              <w:tab w:val="left" w:pos="2453"/>
            </w:tabs>
            <w:rPr>
              <w:rFonts w:eastAsiaTheme="minorEastAsia"/>
              <w:noProof/>
            </w:rPr>
          </w:pPr>
          <w:hyperlink w:anchor="_Toc50289917" w:history="1">
            <w:r w:rsidR="001C33F3" w:rsidRPr="00696473">
              <w:rPr>
                <w:rStyle w:val="Hyperlink"/>
                <w:noProof/>
              </w:rPr>
              <w:t>3.1.3.1</w:t>
            </w:r>
            <w:r w:rsidR="001C33F3">
              <w:rPr>
                <w:rFonts w:eastAsiaTheme="minorEastAsia"/>
                <w:noProof/>
              </w:rPr>
              <w:tab/>
            </w:r>
            <w:r w:rsidR="003D468F">
              <w:rPr>
                <w:rStyle w:val="Hyperlink"/>
                <w:noProof/>
              </w:rPr>
              <w:t>Logging</w:t>
            </w:r>
            <w:r w:rsidR="001C33F3">
              <w:rPr>
                <w:noProof/>
                <w:webHidden/>
              </w:rPr>
              <w:tab/>
            </w:r>
            <w:r w:rsidR="001C33F3">
              <w:rPr>
                <w:noProof/>
                <w:webHidden/>
              </w:rPr>
              <w:fldChar w:fldCharType="begin"/>
            </w:r>
            <w:r w:rsidR="001C33F3">
              <w:rPr>
                <w:noProof/>
                <w:webHidden/>
              </w:rPr>
              <w:instrText xml:space="preserve"> PAGEREF _Toc50289917 \h </w:instrText>
            </w:r>
            <w:r w:rsidR="001C33F3">
              <w:rPr>
                <w:noProof/>
                <w:webHidden/>
              </w:rPr>
            </w:r>
            <w:r w:rsidR="001C33F3">
              <w:rPr>
                <w:noProof/>
                <w:webHidden/>
              </w:rPr>
              <w:fldChar w:fldCharType="separate"/>
            </w:r>
            <w:r w:rsidR="001C33F3">
              <w:rPr>
                <w:noProof/>
                <w:webHidden/>
              </w:rPr>
              <w:t>5</w:t>
            </w:r>
            <w:r w:rsidR="001C33F3">
              <w:rPr>
                <w:noProof/>
                <w:webHidden/>
              </w:rPr>
              <w:fldChar w:fldCharType="end"/>
            </w:r>
          </w:hyperlink>
        </w:p>
        <w:p w14:paraId="02D34E41" w14:textId="4975806D" w:rsidR="001C33F3" w:rsidRDefault="00744F64">
          <w:pPr>
            <w:pStyle w:val="TOC4"/>
            <w:tabs>
              <w:tab w:val="left" w:pos="2453"/>
            </w:tabs>
            <w:rPr>
              <w:rFonts w:eastAsiaTheme="minorEastAsia"/>
              <w:noProof/>
            </w:rPr>
          </w:pPr>
          <w:hyperlink w:anchor="_Toc50289918" w:history="1">
            <w:r w:rsidR="001C33F3" w:rsidRPr="00696473">
              <w:rPr>
                <w:rStyle w:val="Hyperlink"/>
                <w:noProof/>
              </w:rPr>
              <w:t>3.1.3.2</w:t>
            </w:r>
            <w:r w:rsidR="001C33F3">
              <w:rPr>
                <w:rFonts w:eastAsiaTheme="minorEastAsia"/>
                <w:noProof/>
              </w:rPr>
              <w:tab/>
            </w:r>
            <w:r w:rsidR="003D468F">
              <w:rPr>
                <w:rStyle w:val="Hyperlink"/>
                <w:noProof/>
              </w:rPr>
              <w:t>Persistance</w:t>
            </w:r>
            <w:r w:rsidR="001C33F3">
              <w:rPr>
                <w:noProof/>
                <w:webHidden/>
              </w:rPr>
              <w:tab/>
            </w:r>
            <w:r w:rsidR="001C33F3">
              <w:rPr>
                <w:noProof/>
                <w:webHidden/>
              </w:rPr>
              <w:fldChar w:fldCharType="begin"/>
            </w:r>
            <w:r w:rsidR="001C33F3">
              <w:rPr>
                <w:noProof/>
                <w:webHidden/>
              </w:rPr>
              <w:instrText xml:space="preserve"> PAGEREF _Toc50289918 \h </w:instrText>
            </w:r>
            <w:r w:rsidR="001C33F3">
              <w:rPr>
                <w:noProof/>
                <w:webHidden/>
              </w:rPr>
            </w:r>
            <w:r w:rsidR="001C33F3">
              <w:rPr>
                <w:noProof/>
                <w:webHidden/>
              </w:rPr>
              <w:fldChar w:fldCharType="separate"/>
            </w:r>
            <w:r w:rsidR="001C33F3">
              <w:rPr>
                <w:noProof/>
                <w:webHidden/>
              </w:rPr>
              <w:t>5</w:t>
            </w:r>
            <w:r w:rsidR="001C33F3">
              <w:rPr>
                <w:noProof/>
                <w:webHidden/>
              </w:rPr>
              <w:fldChar w:fldCharType="end"/>
            </w:r>
          </w:hyperlink>
        </w:p>
        <w:p w14:paraId="2FFA605C" w14:textId="3ECBEE7B" w:rsidR="001C33F3" w:rsidRDefault="00744F64">
          <w:pPr>
            <w:pStyle w:val="TOC2"/>
            <w:rPr>
              <w:rFonts w:eastAsiaTheme="minorEastAsia"/>
              <w:noProof/>
            </w:rPr>
          </w:pPr>
          <w:hyperlink w:anchor="_Toc50289920" w:history="1">
            <w:r w:rsidR="001C33F3" w:rsidRPr="00696473">
              <w:rPr>
                <w:rStyle w:val="Hyperlink"/>
                <w:noProof/>
              </w:rPr>
              <w:t>3.2</w:t>
            </w:r>
            <w:r w:rsidR="001C33F3">
              <w:rPr>
                <w:rFonts w:eastAsiaTheme="minorEastAsia"/>
                <w:noProof/>
              </w:rPr>
              <w:tab/>
            </w:r>
            <w:r w:rsidR="001C33F3" w:rsidRPr="00696473">
              <w:rPr>
                <w:rStyle w:val="Hyperlink"/>
                <w:noProof/>
              </w:rPr>
              <w:t>Interface Diagrams</w:t>
            </w:r>
            <w:r w:rsidR="001C33F3">
              <w:rPr>
                <w:noProof/>
                <w:webHidden/>
              </w:rPr>
              <w:tab/>
            </w:r>
            <w:r w:rsidR="001C33F3">
              <w:rPr>
                <w:noProof/>
                <w:webHidden/>
              </w:rPr>
              <w:fldChar w:fldCharType="begin"/>
            </w:r>
            <w:r w:rsidR="001C33F3">
              <w:rPr>
                <w:noProof/>
                <w:webHidden/>
              </w:rPr>
              <w:instrText xml:space="preserve"> PAGEREF _Toc50289920 \h </w:instrText>
            </w:r>
            <w:r w:rsidR="001C33F3">
              <w:rPr>
                <w:noProof/>
                <w:webHidden/>
              </w:rPr>
            </w:r>
            <w:r w:rsidR="001C33F3">
              <w:rPr>
                <w:noProof/>
                <w:webHidden/>
              </w:rPr>
              <w:fldChar w:fldCharType="separate"/>
            </w:r>
            <w:r w:rsidR="001C33F3">
              <w:rPr>
                <w:noProof/>
                <w:webHidden/>
              </w:rPr>
              <w:t>5</w:t>
            </w:r>
            <w:r w:rsidR="001C33F3">
              <w:rPr>
                <w:noProof/>
                <w:webHidden/>
              </w:rPr>
              <w:fldChar w:fldCharType="end"/>
            </w:r>
          </w:hyperlink>
        </w:p>
        <w:p w14:paraId="334F82AA" w14:textId="1335E6C8" w:rsidR="001C33F3" w:rsidRDefault="00744F64">
          <w:pPr>
            <w:pStyle w:val="TOC3"/>
            <w:rPr>
              <w:rFonts w:eastAsiaTheme="minorEastAsia"/>
              <w:noProof/>
            </w:rPr>
          </w:pPr>
          <w:hyperlink w:anchor="_Toc50289921" w:history="1">
            <w:r w:rsidR="001C33F3" w:rsidRPr="00696473">
              <w:rPr>
                <w:rStyle w:val="Hyperlink"/>
                <w:noProof/>
              </w:rPr>
              <w:t>3.2.1</w:t>
            </w:r>
            <w:r w:rsidR="001C33F3">
              <w:rPr>
                <w:rFonts w:eastAsiaTheme="minorEastAsia"/>
                <w:noProof/>
              </w:rPr>
              <w:tab/>
            </w:r>
            <w:r w:rsidR="001C33F3" w:rsidRPr="00696473">
              <w:rPr>
                <w:rStyle w:val="Hyperlink"/>
                <w:noProof/>
              </w:rPr>
              <w:t>Presentation (UI) Layer Interface Diagram</w:t>
            </w:r>
            <w:r w:rsidR="001C33F3">
              <w:rPr>
                <w:noProof/>
                <w:webHidden/>
              </w:rPr>
              <w:tab/>
            </w:r>
            <w:r w:rsidR="001C33F3">
              <w:rPr>
                <w:noProof/>
                <w:webHidden/>
              </w:rPr>
              <w:fldChar w:fldCharType="begin"/>
            </w:r>
            <w:r w:rsidR="001C33F3">
              <w:rPr>
                <w:noProof/>
                <w:webHidden/>
              </w:rPr>
              <w:instrText xml:space="preserve"> PAGEREF _Toc50289921 \h </w:instrText>
            </w:r>
            <w:r w:rsidR="001C33F3">
              <w:rPr>
                <w:noProof/>
                <w:webHidden/>
              </w:rPr>
            </w:r>
            <w:r w:rsidR="001C33F3">
              <w:rPr>
                <w:noProof/>
                <w:webHidden/>
              </w:rPr>
              <w:fldChar w:fldCharType="separate"/>
            </w:r>
            <w:r w:rsidR="001C33F3">
              <w:rPr>
                <w:noProof/>
                <w:webHidden/>
              </w:rPr>
              <w:t>5</w:t>
            </w:r>
            <w:r w:rsidR="001C33F3">
              <w:rPr>
                <w:noProof/>
                <w:webHidden/>
              </w:rPr>
              <w:fldChar w:fldCharType="end"/>
            </w:r>
          </w:hyperlink>
        </w:p>
        <w:p w14:paraId="0C54740D" w14:textId="40287FE7" w:rsidR="001C33F3" w:rsidRDefault="00744F64">
          <w:pPr>
            <w:pStyle w:val="TOC3"/>
            <w:rPr>
              <w:rFonts w:eastAsiaTheme="minorEastAsia"/>
              <w:noProof/>
            </w:rPr>
          </w:pPr>
          <w:hyperlink w:anchor="_Toc50289922" w:history="1">
            <w:r w:rsidR="001C33F3" w:rsidRPr="00696473">
              <w:rPr>
                <w:rStyle w:val="Hyperlink"/>
                <w:noProof/>
              </w:rPr>
              <w:t>3.2.2</w:t>
            </w:r>
            <w:r w:rsidR="001C33F3">
              <w:rPr>
                <w:rFonts w:eastAsiaTheme="minorEastAsia"/>
                <w:noProof/>
              </w:rPr>
              <w:tab/>
            </w:r>
            <w:r w:rsidR="001C33F3" w:rsidRPr="00696473">
              <w:rPr>
                <w:rStyle w:val="Hyperlink"/>
                <w:noProof/>
              </w:rPr>
              <w:t>Domain Layer Interface Diagram</w:t>
            </w:r>
            <w:r w:rsidR="001C33F3">
              <w:rPr>
                <w:noProof/>
                <w:webHidden/>
              </w:rPr>
              <w:tab/>
            </w:r>
            <w:r w:rsidR="001C33F3">
              <w:rPr>
                <w:noProof/>
                <w:webHidden/>
              </w:rPr>
              <w:fldChar w:fldCharType="begin"/>
            </w:r>
            <w:r w:rsidR="001C33F3">
              <w:rPr>
                <w:noProof/>
                <w:webHidden/>
              </w:rPr>
              <w:instrText xml:space="preserve"> PAGEREF _Toc50289922 \h </w:instrText>
            </w:r>
            <w:r w:rsidR="001C33F3">
              <w:rPr>
                <w:noProof/>
                <w:webHidden/>
              </w:rPr>
            </w:r>
            <w:r w:rsidR="001C33F3">
              <w:rPr>
                <w:noProof/>
                <w:webHidden/>
              </w:rPr>
              <w:fldChar w:fldCharType="separate"/>
            </w:r>
            <w:r w:rsidR="001C33F3">
              <w:rPr>
                <w:noProof/>
                <w:webHidden/>
              </w:rPr>
              <w:t>5</w:t>
            </w:r>
            <w:r w:rsidR="001C33F3">
              <w:rPr>
                <w:noProof/>
                <w:webHidden/>
              </w:rPr>
              <w:fldChar w:fldCharType="end"/>
            </w:r>
          </w:hyperlink>
        </w:p>
        <w:p w14:paraId="1EF4C45B" w14:textId="46B41FAA" w:rsidR="001C33F3" w:rsidRDefault="00744F64">
          <w:pPr>
            <w:pStyle w:val="TOC3"/>
            <w:rPr>
              <w:rFonts w:eastAsiaTheme="minorEastAsia"/>
              <w:noProof/>
            </w:rPr>
          </w:pPr>
          <w:hyperlink w:anchor="_Toc50289923" w:history="1">
            <w:r w:rsidR="001C33F3" w:rsidRPr="00696473">
              <w:rPr>
                <w:rStyle w:val="Hyperlink"/>
                <w:noProof/>
              </w:rPr>
              <w:t>3.2.3</w:t>
            </w:r>
            <w:r w:rsidR="001C33F3">
              <w:rPr>
                <w:rFonts w:eastAsiaTheme="minorEastAsia"/>
                <w:noProof/>
              </w:rPr>
              <w:tab/>
            </w:r>
            <w:r w:rsidR="001C33F3" w:rsidRPr="00696473">
              <w:rPr>
                <w:rStyle w:val="Hyperlink"/>
                <w:noProof/>
              </w:rPr>
              <w:t>Technical Services Interface Diagram</w:t>
            </w:r>
            <w:r w:rsidR="001C33F3">
              <w:rPr>
                <w:noProof/>
                <w:webHidden/>
              </w:rPr>
              <w:tab/>
            </w:r>
            <w:r w:rsidR="001C33F3">
              <w:rPr>
                <w:noProof/>
                <w:webHidden/>
              </w:rPr>
              <w:fldChar w:fldCharType="begin"/>
            </w:r>
            <w:r w:rsidR="001C33F3">
              <w:rPr>
                <w:noProof/>
                <w:webHidden/>
              </w:rPr>
              <w:instrText xml:space="preserve"> PAGEREF _Toc50289923 \h </w:instrText>
            </w:r>
            <w:r w:rsidR="001C33F3">
              <w:rPr>
                <w:noProof/>
                <w:webHidden/>
              </w:rPr>
            </w:r>
            <w:r w:rsidR="001C33F3">
              <w:rPr>
                <w:noProof/>
                <w:webHidden/>
              </w:rPr>
              <w:fldChar w:fldCharType="separate"/>
            </w:r>
            <w:r w:rsidR="001C33F3">
              <w:rPr>
                <w:noProof/>
                <w:webHidden/>
              </w:rPr>
              <w:t>5</w:t>
            </w:r>
            <w:r w:rsidR="001C33F3">
              <w:rPr>
                <w:noProof/>
                <w:webHidden/>
              </w:rPr>
              <w:fldChar w:fldCharType="end"/>
            </w:r>
          </w:hyperlink>
        </w:p>
        <w:p w14:paraId="2F1DA24A" w14:textId="4B1E1679" w:rsidR="001C33F3" w:rsidRDefault="00744F64">
          <w:pPr>
            <w:pStyle w:val="TOC2"/>
            <w:rPr>
              <w:rFonts w:eastAsiaTheme="minorEastAsia"/>
              <w:noProof/>
            </w:rPr>
          </w:pPr>
          <w:hyperlink w:anchor="_Toc50289924" w:history="1">
            <w:r w:rsidR="001C33F3" w:rsidRPr="00696473">
              <w:rPr>
                <w:rStyle w:val="Hyperlink"/>
                <w:noProof/>
              </w:rPr>
              <w:t>3.3</w:t>
            </w:r>
            <w:r w:rsidR="001C33F3">
              <w:rPr>
                <w:rFonts w:eastAsiaTheme="minorEastAsia"/>
                <w:noProof/>
              </w:rPr>
              <w:tab/>
            </w:r>
            <w:r w:rsidR="001C33F3" w:rsidRPr="00696473">
              <w:rPr>
                <w:rStyle w:val="Hyperlink"/>
                <w:noProof/>
              </w:rPr>
              <w:t>Design Patterns</w:t>
            </w:r>
            <w:r w:rsidR="001C33F3">
              <w:rPr>
                <w:noProof/>
                <w:webHidden/>
              </w:rPr>
              <w:tab/>
            </w:r>
            <w:r w:rsidR="001C33F3">
              <w:rPr>
                <w:noProof/>
                <w:webHidden/>
              </w:rPr>
              <w:fldChar w:fldCharType="begin"/>
            </w:r>
            <w:r w:rsidR="001C33F3">
              <w:rPr>
                <w:noProof/>
                <w:webHidden/>
              </w:rPr>
              <w:instrText xml:space="preserve"> PAGEREF _Toc50289924 \h </w:instrText>
            </w:r>
            <w:r w:rsidR="001C33F3">
              <w:rPr>
                <w:noProof/>
                <w:webHidden/>
              </w:rPr>
            </w:r>
            <w:r w:rsidR="001C33F3">
              <w:rPr>
                <w:noProof/>
                <w:webHidden/>
              </w:rPr>
              <w:fldChar w:fldCharType="separate"/>
            </w:r>
            <w:r w:rsidR="001C33F3">
              <w:rPr>
                <w:noProof/>
                <w:webHidden/>
              </w:rPr>
              <w:t>6</w:t>
            </w:r>
            <w:r w:rsidR="001C33F3">
              <w:rPr>
                <w:noProof/>
                <w:webHidden/>
              </w:rPr>
              <w:fldChar w:fldCharType="end"/>
            </w:r>
          </w:hyperlink>
        </w:p>
        <w:p w14:paraId="1EE7B273" w14:textId="10E68A58" w:rsidR="001C33F3" w:rsidRDefault="00744F64">
          <w:pPr>
            <w:pStyle w:val="TOC3"/>
            <w:rPr>
              <w:rFonts w:eastAsiaTheme="minorEastAsia"/>
              <w:noProof/>
            </w:rPr>
          </w:pPr>
          <w:hyperlink w:anchor="_Toc50289925" w:history="1">
            <w:r w:rsidR="001C33F3" w:rsidRPr="00696473">
              <w:rPr>
                <w:rStyle w:val="Hyperlink"/>
                <w:noProof/>
              </w:rPr>
              <w:t>3.3.1</w:t>
            </w:r>
            <w:r w:rsidR="001C33F3">
              <w:rPr>
                <w:rFonts w:eastAsiaTheme="minorEastAsia"/>
                <w:noProof/>
              </w:rPr>
              <w:tab/>
            </w:r>
            <w:r w:rsidR="001C33F3" w:rsidRPr="00696473">
              <w:rPr>
                <w:rStyle w:val="Hyperlink"/>
                <w:noProof/>
              </w:rPr>
              <w:t>Polymorphism GRASP Pattern</w:t>
            </w:r>
            <w:r w:rsidR="001C33F3">
              <w:rPr>
                <w:noProof/>
                <w:webHidden/>
              </w:rPr>
              <w:tab/>
            </w:r>
            <w:r w:rsidR="001C33F3">
              <w:rPr>
                <w:noProof/>
                <w:webHidden/>
              </w:rPr>
              <w:fldChar w:fldCharType="begin"/>
            </w:r>
            <w:r w:rsidR="001C33F3">
              <w:rPr>
                <w:noProof/>
                <w:webHidden/>
              </w:rPr>
              <w:instrText xml:space="preserve"> PAGEREF _Toc50289925 \h </w:instrText>
            </w:r>
            <w:r w:rsidR="001C33F3">
              <w:rPr>
                <w:noProof/>
                <w:webHidden/>
              </w:rPr>
            </w:r>
            <w:r w:rsidR="001C33F3">
              <w:rPr>
                <w:noProof/>
                <w:webHidden/>
              </w:rPr>
              <w:fldChar w:fldCharType="separate"/>
            </w:r>
            <w:r w:rsidR="001C33F3">
              <w:rPr>
                <w:noProof/>
                <w:webHidden/>
              </w:rPr>
              <w:t>6</w:t>
            </w:r>
            <w:r w:rsidR="001C33F3">
              <w:rPr>
                <w:noProof/>
                <w:webHidden/>
              </w:rPr>
              <w:fldChar w:fldCharType="end"/>
            </w:r>
          </w:hyperlink>
        </w:p>
        <w:p w14:paraId="39B596C8" w14:textId="489AF8F3" w:rsidR="001C33F3" w:rsidRDefault="00744F64">
          <w:pPr>
            <w:pStyle w:val="TOC4"/>
            <w:tabs>
              <w:tab w:val="left" w:pos="2453"/>
            </w:tabs>
            <w:rPr>
              <w:rFonts w:eastAsiaTheme="minorEastAsia"/>
              <w:noProof/>
            </w:rPr>
          </w:pPr>
          <w:hyperlink w:anchor="_Toc50289926" w:history="1">
            <w:r w:rsidR="001C33F3" w:rsidRPr="00696473">
              <w:rPr>
                <w:rStyle w:val="Hyperlink"/>
                <w:noProof/>
              </w:rPr>
              <w:t>3.3.1.1</w:t>
            </w:r>
            <w:r w:rsidR="001C33F3">
              <w:rPr>
                <w:rFonts w:eastAsiaTheme="minorEastAsia"/>
                <w:noProof/>
              </w:rPr>
              <w:tab/>
            </w:r>
            <w:r w:rsidR="001C33F3" w:rsidRPr="00696473">
              <w:rPr>
                <w:rStyle w:val="Hyperlink"/>
                <w:noProof/>
              </w:rPr>
              <w:t>Generalization / Specialization Diagrams</w:t>
            </w:r>
            <w:r w:rsidR="001C33F3">
              <w:rPr>
                <w:noProof/>
                <w:webHidden/>
              </w:rPr>
              <w:tab/>
            </w:r>
            <w:r w:rsidR="001C33F3">
              <w:rPr>
                <w:noProof/>
                <w:webHidden/>
              </w:rPr>
              <w:fldChar w:fldCharType="begin"/>
            </w:r>
            <w:r w:rsidR="001C33F3">
              <w:rPr>
                <w:noProof/>
                <w:webHidden/>
              </w:rPr>
              <w:instrText xml:space="preserve"> PAGEREF _Toc50289926 \h </w:instrText>
            </w:r>
            <w:r w:rsidR="001C33F3">
              <w:rPr>
                <w:noProof/>
                <w:webHidden/>
              </w:rPr>
            </w:r>
            <w:r w:rsidR="001C33F3">
              <w:rPr>
                <w:noProof/>
                <w:webHidden/>
              </w:rPr>
              <w:fldChar w:fldCharType="separate"/>
            </w:r>
            <w:r w:rsidR="001C33F3">
              <w:rPr>
                <w:noProof/>
                <w:webHidden/>
              </w:rPr>
              <w:t>6</w:t>
            </w:r>
            <w:r w:rsidR="001C33F3">
              <w:rPr>
                <w:noProof/>
                <w:webHidden/>
              </w:rPr>
              <w:fldChar w:fldCharType="end"/>
            </w:r>
          </w:hyperlink>
        </w:p>
        <w:p w14:paraId="0666488F" w14:textId="60560B7E" w:rsidR="001C33F3" w:rsidRDefault="00744F64">
          <w:pPr>
            <w:pStyle w:val="TOC4"/>
            <w:tabs>
              <w:tab w:val="left" w:pos="2453"/>
            </w:tabs>
            <w:rPr>
              <w:rFonts w:eastAsiaTheme="minorEastAsia"/>
              <w:noProof/>
            </w:rPr>
          </w:pPr>
          <w:hyperlink w:anchor="_Toc50289927" w:history="1">
            <w:r w:rsidR="001C33F3" w:rsidRPr="00696473">
              <w:rPr>
                <w:rStyle w:val="Hyperlink"/>
                <w:noProof/>
              </w:rPr>
              <w:t>3.3.1.2</w:t>
            </w:r>
            <w:r w:rsidR="001C33F3">
              <w:rPr>
                <w:rFonts w:eastAsiaTheme="minorEastAsia"/>
                <w:noProof/>
              </w:rPr>
              <w:tab/>
            </w:r>
            <w:r w:rsidR="001C33F3" w:rsidRPr="00696473">
              <w:rPr>
                <w:rStyle w:val="Hyperlink"/>
                <w:noProof/>
              </w:rPr>
              <w:t>Factory Pattern Diagrams</w:t>
            </w:r>
            <w:r w:rsidR="001C33F3">
              <w:rPr>
                <w:noProof/>
                <w:webHidden/>
              </w:rPr>
              <w:tab/>
            </w:r>
            <w:r w:rsidR="001C33F3">
              <w:rPr>
                <w:noProof/>
                <w:webHidden/>
              </w:rPr>
              <w:fldChar w:fldCharType="begin"/>
            </w:r>
            <w:r w:rsidR="001C33F3">
              <w:rPr>
                <w:noProof/>
                <w:webHidden/>
              </w:rPr>
              <w:instrText xml:space="preserve"> PAGEREF _Toc50289927 \h </w:instrText>
            </w:r>
            <w:r w:rsidR="001C33F3">
              <w:rPr>
                <w:noProof/>
                <w:webHidden/>
              </w:rPr>
            </w:r>
            <w:r w:rsidR="001C33F3">
              <w:rPr>
                <w:noProof/>
                <w:webHidden/>
              </w:rPr>
              <w:fldChar w:fldCharType="separate"/>
            </w:r>
            <w:r w:rsidR="001C33F3">
              <w:rPr>
                <w:noProof/>
                <w:webHidden/>
              </w:rPr>
              <w:t>6</w:t>
            </w:r>
            <w:r w:rsidR="001C33F3">
              <w:rPr>
                <w:noProof/>
                <w:webHidden/>
              </w:rPr>
              <w:fldChar w:fldCharType="end"/>
            </w:r>
          </w:hyperlink>
        </w:p>
        <w:p w14:paraId="1CFA3785" w14:textId="15B11EA4" w:rsidR="001C33F3" w:rsidRDefault="00744F64">
          <w:pPr>
            <w:pStyle w:val="TOC4"/>
            <w:tabs>
              <w:tab w:val="left" w:pos="2453"/>
            </w:tabs>
            <w:rPr>
              <w:rFonts w:eastAsiaTheme="minorEastAsia"/>
              <w:noProof/>
            </w:rPr>
          </w:pPr>
          <w:hyperlink w:anchor="_Toc50289928" w:history="1">
            <w:r w:rsidR="001C33F3" w:rsidRPr="00696473">
              <w:rPr>
                <w:rStyle w:val="Hyperlink"/>
                <w:noProof/>
              </w:rPr>
              <w:t>3.3.1.3</w:t>
            </w:r>
            <w:r w:rsidR="001C33F3">
              <w:rPr>
                <w:rFonts w:eastAsiaTheme="minorEastAsia"/>
                <w:noProof/>
              </w:rPr>
              <w:tab/>
            </w:r>
            <w:r w:rsidR="001C33F3" w:rsidRPr="00696473">
              <w:rPr>
                <w:rStyle w:val="Hyperlink"/>
                <w:noProof/>
              </w:rPr>
              <w:t>Source Code References</w:t>
            </w:r>
            <w:r w:rsidR="001C33F3">
              <w:rPr>
                <w:noProof/>
                <w:webHidden/>
              </w:rPr>
              <w:tab/>
            </w:r>
            <w:r w:rsidR="001C33F3">
              <w:rPr>
                <w:noProof/>
                <w:webHidden/>
              </w:rPr>
              <w:fldChar w:fldCharType="begin"/>
            </w:r>
            <w:r w:rsidR="001C33F3">
              <w:rPr>
                <w:noProof/>
                <w:webHidden/>
              </w:rPr>
              <w:instrText xml:space="preserve"> PAGEREF _Toc50289928 \h </w:instrText>
            </w:r>
            <w:r w:rsidR="001C33F3">
              <w:rPr>
                <w:noProof/>
                <w:webHidden/>
              </w:rPr>
            </w:r>
            <w:r w:rsidR="001C33F3">
              <w:rPr>
                <w:noProof/>
                <w:webHidden/>
              </w:rPr>
              <w:fldChar w:fldCharType="separate"/>
            </w:r>
            <w:r w:rsidR="001C33F3">
              <w:rPr>
                <w:noProof/>
                <w:webHidden/>
              </w:rPr>
              <w:t>6</w:t>
            </w:r>
            <w:r w:rsidR="001C33F3">
              <w:rPr>
                <w:noProof/>
                <w:webHidden/>
              </w:rPr>
              <w:fldChar w:fldCharType="end"/>
            </w:r>
          </w:hyperlink>
        </w:p>
        <w:p w14:paraId="4630AB2E" w14:textId="33B15828" w:rsidR="001C33F3" w:rsidRDefault="00744F64">
          <w:pPr>
            <w:pStyle w:val="TOC3"/>
            <w:rPr>
              <w:rFonts w:eastAsiaTheme="minorEastAsia"/>
              <w:noProof/>
            </w:rPr>
          </w:pPr>
          <w:hyperlink w:anchor="_Toc50289929" w:history="1">
            <w:r w:rsidR="001C33F3" w:rsidRPr="00696473">
              <w:rPr>
                <w:rStyle w:val="Hyperlink"/>
                <w:noProof/>
              </w:rPr>
              <w:t>3.3.2</w:t>
            </w:r>
            <w:r w:rsidR="001C33F3">
              <w:rPr>
                <w:rFonts w:eastAsiaTheme="minorEastAsia"/>
                <w:noProof/>
              </w:rPr>
              <w:tab/>
            </w:r>
            <w:r w:rsidR="001C33F3" w:rsidRPr="00696473">
              <w:rPr>
                <w:rStyle w:val="Hyperlink"/>
                <w:noProof/>
              </w:rPr>
              <w:t>Protected Variations GRASP Pattern</w:t>
            </w:r>
            <w:r w:rsidR="001C33F3">
              <w:rPr>
                <w:noProof/>
                <w:webHidden/>
              </w:rPr>
              <w:tab/>
            </w:r>
            <w:r w:rsidR="001C33F3">
              <w:rPr>
                <w:noProof/>
                <w:webHidden/>
              </w:rPr>
              <w:fldChar w:fldCharType="begin"/>
            </w:r>
            <w:r w:rsidR="001C33F3">
              <w:rPr>
                <w:noProof/>
                <w:webHidden/>
              </w:rPr>
              <w:instrText xml:space="preserve"> PAGEREF _Toc50289929 \h </w:instrText>
            </w:r>
            <w:r w:rsidR="001C33F3">
              <w:rPr>
                <w:noProof/>
                <w:webHidden/>
              </w:rPr>
            </w:r>
            <w:r w:rsidR="001C33F3">
              <w:rPr>
                <w:noProof/>
                <w:webHidden/>
              </w:rPr>
              <w:fldChar w:fldCharType="separate"/>
            </w:r>
            <w:r w:rsidR="001C33F3">
              <w:rPr>
                <w:noProof/>
                <w:webHidden/>
              </w:rPr>
              <w:t>6</w:t>
            </w:r>
            <w:r w:rsidR="001C33F3">
              <w:rPr>
                <w:noProof/>
                <w:webHidden/>
              </w:rPr>
              <w:fldChar w:fldCharType="end"/>
            </w:r>
          </w:hyperlink>
        </w:p>
        <w:p w14:paraId="5423D096" w14:textId="1CCB438C" w:rsidR="001C33F3" w:rsidRDefault="00744F64">
          <w:pPr>
            <w:pStyle w:val="TOC4"/>
            <w:tabs>
              <w:tab w:val="left" w:pos="2453"/>
            </w:tabs>
            <w:rPr>
              <w:rFonts w:eastAsiaTheme="minorEastAsia"/>
              <w:noProof/>
            </w:rPr>
          </w:pPr>
          <w:hyperlink w:anchor="_Toc50289930" w:history="1">
            <w:r w:rsidR="001C33F3" w:rsidRPr="00696473">
              <w:rPr>
                <w:rStyle w:val="Hyperlink"/>
                <w:noProof/>
              </w:rPr>
              <w:t>3.3.2.1</w:t>
            </w:r>
            <w:r w:rsidR="001C33F3">
              <w:rPr>
                <w:rFonts w:eastAsiaTheme="minorEastAsia"/>
                <w:noProof/>
              </w:rPr>
              <w:tab/>
            </w:r>
            <w:r w:rsidR="001C33F3" w:rsidRPr="00696473">
              <w:rPr>
                <w:rStyle w:val="Hyperlink"/>
                <w:noProof/>
              </w:rPr>
              <w:t>Generalization / Specialization Diagrams</w:t>
            </w:r>
            <w:r w:rsidR="001C33F3">
              <w:rPr>
                <w:noProof/>
                <w:webHidden/>
              </w:rPr>
              <w:tab/>
            </w:r>
            <w:r w:rsidR="001C33F3">
              <w:rPr>
                <w:noProof/>
                <w:webHidden/>
              </w:rPr>
              <w:fldChar w:fldCharType="begin"/>
            </w:r>
            <w:r w:rsidR="001C33F3">
              <w:rPr>
                <w:noProof/>
                <w:webHidden/>
              </w:rPr>
              <w:instrText xml:space="preserve"> PAGEREF _Toc50289930 \h </w:instrText>
            </w:r>
            <w:r w:rsidR="001C33F3">
              <w:rPr>
                <w:noProof/>
                <w:webHidden/>
              </w:rPr>
            </w:r>
            <w:r w:rsidR="001C33F3">
              <w:rPr>
                <w:noProof/>
                <w:webHidden/>
              </w:rPr>
              <w:fldChar w:fldCharType="separate"/>
            </w:r>
            <w:r w:rsidR="001C33F3">
              <w:rPr>
                <w:noProof/>
                <w:webHidden/>
              </w:rPr>
              <w:t>6</w:t>
            </w:r>
            <w:r w:rsidR="001C33F3">
              <w:rPr>
                <w:noProof/>
                <w:webHidden/>
              </w:rPr>
              <w:fldChar w:fldCharType="end"/>
            </w:r>
          </w:hyperlink>
        </w:p>
        <w:p w14:paraId="7D05F244" w14:textId="622E2451" w:rsidR="001C33F3" w:rsidRDefault="00744F64">
          <w:pPr>
            <w:pStyle w:val="TOC4"/>
            <w:tabs>
              <w:tab w:val="left" w:pos="2453"/>
            </w:tabs>
            <w:rPr>
              <w:rFonts w:eastAsiaTheme="minorEastAsia"/>
              <w:noProof/>
            </w:rPr>
          </w:pPr>
          <w:hyperlink w:anchor="_Toc50289931" w:history="1">
            <w:r w:rsidR="001C33F3" w:rsidRPr="00696473">
              <w:rPr>
                <w:rStyle w:val="Hyperlink"/>
                <w:noProof/>
              </w:rPr>
              <w:t>3.3.2.2</w:t>
            </w:r>
            <w:r w:rsidR="001C33F3">
              <w:rPr>
                <w:rFonts w:eastAsiaTheme="minorEastAsia"/>
                <w:noProof/>
              </w:rPr>
              <w:tab/>
            </w:r>
            <w:r w:rsidR="001C33F3" w:rsidRPr="00696473">
              <w:rPr>
                <w:rStyle w:val="Hyperlink"/>
                <w:noProof/>
              </w:rPr>
              <w:t>Abstract Factory Pattern Diagrams</w:t>
            </w:r>
            <w:r w:rsidR="001C33F3">
              <w:rPr>
                <w:noProof/>
                <w:webHidden/>
              </w:rPr>
              <w:tab/>
            </w:r>
            <w:r w:rsidR="001C33F3">
              <w:rPr>
                <w:noProof/>
                <w:webHidden/>
              </w:rPr>
              <w:fldChar w:fldCharType="begin"/>
            </w:r>
            <w:r w:rsidR="001C33F3">
              <w:rPr>
                <w:noProof/>
                <w:webHidden/>
              </w:rPr>
              <w:instrText xml:space="preserve"> PAGEREF _Toc50289931 \h </w:instrText>
            </w:r>
            <w:r w:rsidR="001C33F3">
              <w:rPr>
                <w:noProof/>
                <w:webHidden/>
              </w:rPr>
            </w:r>
            <w:r w:rsidR="001C33F3">
              <w:rPr>
                <w:noProof/>
                <w:webHidden/>
              </w:rPr>
              <w:fldChar w:fldCharType="separate"/>
            </w:r>
            <w:r w:rsidR="001C33F3">
              <w:rPr>
                <w:noProof/>
                <w:webHidden/>
              </w:rPr>
              <w:t>6</w:t>
            </w:r>
            <w:r w:rsidR="001C33F3">
              <w:rPr>
                <w:noProof/>
                <w:webHidden/>
              </w:rPr>
              <w:fldChar w:fldCharType="end"/>
            </w:r>
          </w:hyperlink>
        </w:p>
        <w:p w14:paraId="682C0A7E" w14:textId="3F3BFCCA" w:rsidR="001C33F3" w:rsidRDefault="00744F64">
          <w:pPr>
            <w:pStyle w:val="TOC4"/>
            <w:tabs>
              <w:tab w:val="left" w:pos="2453"/>
            </w:tabs>
            <w:rPr>
              <w:rFonts w:eastAsiaTheme="minorEastAsia"/>
              <w:noProof/>
            </w:rPr>
          </w:pPr>
          <w:hyperlink w:anchor="_Toc50289932" w:history="1">
            <w:r w:rsidR="001C33F3" w:rsidRPr="00696473">
              <w:rPr>
                <w:rStyle w:val="Hyperlink"/>
                <w:noProof/>
              </w:rPr>
              <w:t>3.3.2.3</w:t>
            </w:r>
            <w:r w:rsidR="001C33F3">
              <w:rPr>
                <w:rFonts w:eastAsiaTheme="minorEastAsia"/>
                <w:noProof/>
              </w:rPr>
              <w:tab/>
            </w:r>
            <w:r w:rsidR="001C33F3" w:rsidRPr="00696473">
              <w:rPr>
                <w:rStyle w:val="Hyperlink"/>
                <w:noProof/>
              </w:rPr>
              <w:t>Source Code References</w:t>
            </w:r>
            <w:r w:rsidR="001C33F3">
              <w:rPr>
                <w:noProof/>
                <w:webHidden/>
              </w:rPr>
              <w:tab/>
            </w:r>
            <w:r w:rsidR="001C33F3">
              <w:rPr>
                <w:noProof/>
                <w:webHidden/>
              </w:rPr>
              <w:fldChar w:fldCharType="begin"/>
            </w:r>
            <w:r w:rsidR="001C33F3">
              <w:rPr>
                <w:noProof/>
                <w:webHidden/>
              </w:rPr>
              <w:instrText xml:space="preserve"> PAGEREF _Toc50289932 \h </w:instrText>
            </w:r>
            <w:r w:rsidR="001C33F3">
              <w:rPr>
                <w:noProof/>
                <w:webHidden/>
              </w:rPr>
            </w:r>
            <w:r w:rsidR="001C33F3">
              <w:rPr>
                <w:noProof/>
                <w:webHidden/>
              </w:rPr>
              <w:fldChar w:fldCharType="separate"/>
            </w:r>
            <w:r w:rsidR="001C33F3">
              <w:rPr>
                <w:noProof/>
                <w:webHidden/>
              </w:rPr>
              <w:t>6</w:t>
            </w:r>
            <w:r w:rsidR="001C33F3">
              <w:rPr>
                <w:noProof/>
                <w:webHidden/>
              </w:rPr>
              <w:fldChar w:fldCharType="end"/>
            </w:r>
          </w:hyperlink>
        </w:p>
        <w:p w14:paraId="1EFE7559" w14:textId="7C9B8446" w:rsidR="00C20764" w:rsidRDefault="000C530D" w:rsidP="00D73986">
          <w:r>
            <w:fldChar w:fldCharType="end"/>
          </w:r>
        </w:p>
      </w:sdtContent>
    </w:sdt>
    <w:p w14:paraId="5055C55E" w14:textId="4FCBC54E" w:rsidR="00FF4070" w:rsidRPr="00656E0B" w:rsidRDefault="00FF4070" w:rsidP="00656E0B">
      <w:pPr>
        <w:spacing w:after="0"/>
        <w:rPr>
          <w:sz w:val="16"/>
          <w:szCs w:val="16"/>
        </w:rPr>
        <w:sectPr w:rsidR="00FF4070" w:rsidRPr="00656E0B" w:rsidSect="000246CF">
          <w:headerReference w:type="default" r:id="rId18"/>
          <w:footerReference w:type="default" r:id="rId19"/>
          <w:headerReference w:type="first" r:id="rId20"/>
          <w:type w:val="oddPage"/>
          <w:pgSz w:w="12240" w:h="15840"/>
          <w:pgMar w:top="720" w:right="720" w:bottom="720" w:left="720" w:header="360" w:footer="360" w:gutter="0"/>
          <w:pgNumType w:start="1"/>
          <w:cols w:space="720"/>
          <w:docGrid w:linePitch="360"/>
        </w:sectPr>
      </w:pPr>
      <w:bookmarkStart w:id="1" w:name="EndOfTOC"/>
    </w:p>
    <w:p w14:paraId="6A5A92BA" w14:textId="01FE70B0" w:rsidR="004B60A3" w:rsidRDefault="004B60A3" w:rsidP="004B60A3">
      <w:pPr>
        <w:pStyle w:val="Heading1"/>
      </w:pPr>
      <w:bookmarkStart w:id="2" w:name="_Toc50289891"/>
      <w:bookmarkEnd w:id="1"/>
      <w:r>
        <w:lastRenderedPageBreak/>
        <w:t>Architectural Representation</w:t>
      </w:r>
      <w:bookmarkEnd w:id="2"/>
    </w:p>
    <w:p w14:paraId="1935D28D" w14:textId="77777777" w:rsidR="00A96838" w:rsidRPr="00A96838" w:rsidRDefault="00A96838" w:rsidP="00A96838">
      <w:pPr>
        <w:pStyle w:val="NormalL1"/>
      </w:pPr>
    </w:p>
    <w:p w14:paraId="5E8FDBE7" w14:textId="58E92314" w:rsidR="003C21FF" w:rsidRPr="00F079D5" w:rsidRDefault="007121A4" w:rsidP="003C21FF">
      <w:pPr>
        <w:pStyle w:val="NormalL1"/>
        <w:rPr>
          <w:sz w:val="23"/>
          <w:szCs w:val="23"/>
        </w:rPr>
      </w:pPr>
      <w:r w:rsidRPr="00F079D5">
        <w:rPr>
          <w:sz w:val="23"/>
          <w:szCs w:val="23"/>
        </w:rPr>
        <w:t>This document summarizes the architectural understanding of the hotel room reservation system. The key parts in this document are the architectural decisions, specifically the controller GRASP decision, and the logical view which includes a representation of the package diagram and interface diagrams. In the controller GRASP decision</w:t>
      </w:r>
      <w:r w:rsidR="002C5DA9" w:rsidRPr="00F079D5">
        <w:rPr>
          <w:sz w:val="23"/>
          <w:szCs w:val="23"/>
        </w:rPr>
        <w:t>, we provide two alternatives where each has a class and sequence diagram, where then a selection is made and provided with rationale.</w:t>
      </w:r>
      <w:r w:rsidR="00AC6C4C" w:rsidRPr="00F079D5">
        <w:rPr>
          <w:sz w:val="23"/>
          <w:szCs w:val="23"/>
        </w:rPr>
        <w:t xml:space="preserve"> Our main goal is to identify which controller sub pattern is being used between either façade controller or session controller.</w:t>
      </w:r>
      <w:r w:rsidR="002C5DA9" w:rsidRPr="00F079D5">
        <w:rPr>
          <w:sz w:val="23"/>
          <w:szCs w:val="23"/>
        </w:rPr>
        <w:t xml:space="preserve"> In the logical view, is provided a package diagram identifying the UI, Domain, and Technical Services layers. Within each of these layers are also identified the different sub packages, which also are included with descriptions of each of the components. There is also provided interfaces diagrams for the Domain Layer and Technical Services where is provides an understanding of what each of the sub packages represent</w:t>
      </w:r>
      <w:r w:rsidR="00AC6C4C" w:rsidRPr="00F079D5">
        <w:rPr>
          <w:sz w:val="23"/>
          <w:szCs w:val="23"/>
        </w:rPr>
        <w:t xml:space="preserve">. </w:t>
      </w:r>
    </w:p>
    <w:p w14:paraId="65DCB523" w14:textId="77777777" w:rsidR="00C75F5A" w:rsidRPr="00C75F5A" w:rsidRDefault="00C75F5A" w:rsidP="003C21FF">
      <w:pPr>
        <w:pStyle w:val="NormalL1"/>
        <w:rPr>
          <w:sz w:val="16"/>
          <w:szCs w:val="16"/>
        </w:rPr>
      </w:pPr>
    </w:p>
    <w:p w14:paraId="6BEC7D6E" w14:textId="77777777" w:rsidR="00C75F5A" w:rsidRPr="00C75F5A" w:rsidRDefault="00C75F5A" w:rsidP="004B60A3">
      <w:pPr>
        <w:pStyle w:val="Heading1"/>
        <w:rPr>
          <w:sz w:val="16"/>
          <w:szCs w:val="16"/>
        </w:rPr>
        <w:sectPr w:rsidR="00C75F5A" w:rsidRPr="00C75F5A" w:rsidSect="00372871">
          <w:headerReference w:type="default" r:id="rId21"/>
          <w:footerReference w:type="default" r:id="rId22"/>
          <w:type w:val="oddPage"/>
          <w:pgSz w:w="12240" w:h="15840"/>
          <w:pgMar w:top="720" w:right="720" w:bottom="720" w:left="720" w:header="360" w:footer="360" w:gutter="0"/>
          <w:pgNumType w:start="1"/>
          <w:cols w:space="720"/>
          <w:docGrid w:linePitch="360"/>
        </w:sectPr>
      </w:pPr>
    </w:p>
    <w:p w14:paraId="2C07F5A7" w14:textId="420F9C50" w:rsidR="00EA16FE" w:rsidRDefault="004B60A3" w:rsidP="004B60A3">
      <w:pPr>
        <w:pStyle w:val="Heading1"/>
      </w:pPr>
      <w:bookmarkStart w:id="3" w:name="_Toc50289892"/>
      <w:r>
        <w:lastRenderedPageBreak/>
        <w:t>Architectural Decisions</w:t>
      </w:r>
      <w:bookmarkEnd w:id="3"/>
    </w:p>
    <w:p w14:paraId="665A6DEC" w14:textId="3DA98743" w:rsidR="004B60A3" w:rsidRDefault="004B60A3" w:rsidP="004B60A3">
      <w:pPr>
        <w:pStyle w:val="Heading2"/>
      </w:pPr>
      <w:bookmarkStart w:id="4" w:name="_Toc50289893"/>
      <w:r>
        <w:t xml:space="preserve">Low Coupling / High Cohesion GRASP </w:t>
      </w:r>
      <w:r w:rsidR="008C142F">
        <w:t>D</w:t>
      </w:r>
      <w:r>
        <w:t>ecision</w:t>
      </w:r>
      <w:bookmarkEnd w:id="4"/>
    </w:p>
    <w:p w14:paraId="585BFB68" w14:textId="7BC26CF6" w:rsidR="006B06C3" w:rsidRDefault="006B06C3" w:rsidP="006B06C3">
      <w:pPr>
        <w:pStyle w:val="Heading3"/>
      </w:pPr>
      <w:bookmarkStart w:id="5" w:name="_Toc50289894"/>
      <w:r>
        <w:t>Decision to be made</w:t>
      </w:r>
      <w:bookmarkEnd w:id="5"/>
    </w:p>
    <w:p w14:paraId="6CDB0436" w14:textId="7B4C9512" w:rsidR="006B06C3" w:rsidRDefault="006B06C3" w:rsidP="006B06C3">
      <w:pPr>
        <w:pStyle w:val="NormalL2"/>
      </w:pPr>
      <w:r>
        <w:t xml:space="preserve">&lt;Describe the </w:t>
      </w:r>
      <w:r w:rsidR="008C142F">
        <w:t xml:space="preserve">specific </w:t>
      </w:r>
      <w:r>
        <w:t>dilemma you’re facing</w:t>
      </w:r>
      <w:r w:rsidR="005D6501">
        <w:t xml:space="preserve">, for example: </w:t>
      </w:r>
      <w:r>
        <w:t xml:space="preserve">  </w:t>
      </w:r>
      <w:r w:rsidR="005D6501">
        <w:t xml:space="preserve">What </w:t>
      </w:r>
      <w:r w:rsidR="008C142F">
        <w:t xml:space="preserve">specific </w:t>
      </w:r>
      <w:r w:rsidR="005D6501">
        <w:t xml:space="preserve">question are you trying to answer? </w:t>
      </w:r>
      <w:r>
        <w:t xml:space="preserve">What </w:t>
      </w:r>
      <w:r w:rsidR="008C142F">
        <w:t xml:space="preserve">specific </w:t>
      </w:r>
      <w:r>
        <w:t xml:space="preserve">problem are you trying to solve?  </w:t>
      </w:r>
      <w:r w:rsidR="005D6501">
        <w:t xml:space="preserve">Include in your description the </w:t>
      </w:r>
      <w:r>
        <w:t xml:space="preserve">properties a good and poor decision </w:t>
      </w:r>
      <w:r w:rsidR="005D6501">
        <w:t xml:space="preserve">will </w:t>
      </w:r>
      <w:r>
        <w:t>have&gt;</w:t>
      </w:r>
    </w:p>
    <w:p w14:paraId="3EE8670C" w14:textId="40373A3E" w:rsidR="006B06C3" w:rsidRDefault="006B06C3" w:rsidP="006B06C3">
      <w:pPr>
        <w:pStyle w:val="Heading3"/>
      </w:pPr>
      <w:bookmarkStart w:id="6" w:name="_Toc50289895"/>
      <w:r>
        <w:t>Options Considered</w:t>
      </w:r>
      <w:bookmarkEnd w:id="6"/>
    </w:p>
    <w:tbl>
      <w:tblPr>
        <w:tblStyle w:val="TableGrid"/>
        <w:tblW w:w="5000" w:type="pct"/>
        <w:tblLook w:val="0620" w:firstRow="1" w:lastRow="0" w:firstColumn="0" w:lastColumn="0" w:noHBand="1" w:noVBand="1"/>
      </w:tblPr>
      <w:tblGrid>
        <w:gridCol w:w="1131"/>
        <w:gridCol w:w="6178"/>
        <w:gridCol w:w="7081"/>
      </w:tblGrid>
      <w:tr w:rsidR="0017321D" w14:paraId="4F41CEFE" w14:textId="42E23E82" w:rsidTr="003562AD">
        <w:trPr>
          <w:cantSplit/>
          <w:tblHeader/>
        </w:trPr>
        <w:tc>
          <w:tcPr>
            <w:tcW w:w="623" w:type="pct"/>
            <w:shd w:val="clear" w:color="auto" w:fill="D9D9D9" w:themeFill="background1" w:themeFillShade="D9"/>
            <w:vAlign w:val="bottom"/>
          </w:tcPr>
          <w:p w14:paraId="6DEAAFAA" w14:textId="19657998" w:rsidR="0017321D" w:rsidRPr="00D535DD" w:rsidRDefault="0017321D" w:rsidP="0017321D">
            <w:pPr>
              <w:jc w:val="center"/>
            </w:pPr>
            <w:r w:rsidRPr="0017321D">
              <w:t>Low Coupling / High Cohesion</w:t>
            </w:r>
          </w:p>
        </w:tc>
        <w:tc>
          <w:tcPr>
            <w:tcW w:w="2189" w:type="pct"/>
            <w:shd w:val="clear" w:color="auto" w:fill="D9D9D9" w:themeFill="background1" w:themeFillShade="D9"/>
            <w:vAlign w:val="bottom"/>
          </w:tcPr>
          <w:p w14:paraId="5F620AB6" w14:textId="5C0C6C23" w:rsidR="0017321D" w:rsidRPr="00D535DD" w:rsidRDefault="0017321D" w:rsidP="0017321D">
            <w:pPr>
              <w:jc w:val="center"/>
            </w:pPr>
            <w:r>
              <w:t>Static View</w:t>
            </w:r>
          </w:p>
        </w:tc>
        <w:tc>
          <w:tcPr>
            <w:tcW w:w="2188" w:type="pct"/>
            <w:shd w:val="clear" w:color="auto" w:fill="D9D9D9" w:themeFill="background1" w:themeFillShade="D9"/>
            <w:vAlign w:val="bottom"/>
          </w:tcPr>
          <w:p w14:paraId="7C84D033" w14:textId="4AB44138" w:rsidR="0017321D" w:rsidRDefault="0017321D" w:rsidP="003562AD">
            <w:pPr>
              <w:jc w:val="center"/>
            </w:pPr>
            <w:r>
              <w:t>Dynamic View</w:t>
            </w:r>
          </w:p>
        </w:tc>
      </w:tr>
      <w:tr w:rsidR="0017321D" w14:paraId="58CAF0AA" w14:textId="0E341F9A" w:rsidTr="003562AD">
        <w:trPr>
          <w:cantSplit/>
        </w:trPr>
        <w:tc>
          <w:tcPr>
            <w:tcW w:w="623" w:type="pct"/>
            <w:shd w:val="clear" w:color="auto" w:fill="D9D9D9" w:themeFill="background1" w:themeFillShade="D9"/>
          </w:tcPr>
          <w:p w14:paraId="0C600AEB" w14:textId="77777777" w:rsidR="0017321D" w:rsidRDefault="0017321D" w:rsidP="0017321D">
            <w:pPr>
              <w:jc w:val="right"/>
            </w:pPr>
            <w:r>
              <w:t>Option 1</w:t>
            </w:r>
          </w:p>
          <w:p w14:paraId="2AAECF2D" w14:textId="40CE56BE" w:rsidR="0017321D" w:rsidRDefault="0017321D" w:rsidP="0017321D">
            <w:pPr>
              <w:jc w:val="right"/>
            </w:pPr>
            <w:r>
              <w:t>(Rejected)</w:t>
            </w:r>
          </w:p>
        </w:tc>
        <w:tc>
          <w:tcPr>
            <w:tcW w:w="2189" w:type="pct"/>
          </w:tcPr>
          <w:p w14:paraId="0F4EB037" w14:textId="219234BA" w:rsidR="0017321D" w:rsidRDefault="00E639BB" w:rsidP="008C142F">
            <w:pPr>
              <w:jc w:val="center"/>
            </w:pPr>
            <w:r w:rsidRPr="00E639BB">
              <w:rPr>
                <w:noProof/>
              </w:rPr>
              <w:drawing>
                <wp:inline distT="0" distB="0" distL="0" distR="0" wp14:anchorId="00FD84D6" wp14:editId="05496881">
                  <wp:extent cx="3783965" cy="2723745"/>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414" cy="2728387"/>
                          </a:xfrm>
                          <a:prstGeom prst="rect">
                            <a:avLst/>
                          </a:prstGeom>
                        </pic:spPr>
                      </pic:pic>
                    </a:graphicData>
                  </a:graphic>
                </wp:inline>
              </w:drawing>
            </w:r>
          </w:p>
        </w:tc>
        <w:tc>
          <w:tcPr>
            <w:tcW w:w="2188" w:type="pct"/>
          </w:tcPr>
          <w:p w14:paraId="00AD2028" w14:textId="685441E1" w:rsidR="0017321D" w:rsidRDefault="00E639BB" w:rsidP="008C142F">
            <w:pPr>
              <w:jc w:val="center"/>
            </w:pPr>
            <w:r>
              <w:rPr>
                <w:noProof/>
              </w:rPr>
              <w:drawing>
                <wp:inline distT="0" distB="0" distL="0" distR="0" wp14:anchorId="0370491B" wp14:editId="05B147A9">
                  <wp:extent cx="4352925" cy="2174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5588" cy="2180489"/>
                          </a:xfrm>
                          <a:prstGeom prst="rect">
                            <a:avLst/>
                          </a:prstGeom>
                          <a:noFill/>
                          <a:ln>
                            <a:noFill/>
                          </a:ln>
                        </pic:spPr>
                      </pic:pic>
                    </a:graphicData>
                  </a:graphic>
                </wp:inline>
              </w:drawing>
            </w:r>
          </w:p>
        </w:tc>
      </w:tr>
      <w:tr w:rsidR="0017321D" w14:paraId="7F39A40B" w14:textId="0CB73D68" w:rsidTr="003562AD">
        <w:trPr>
          <w:cantSplit/>
        </w:trPr>
        <w:tc>
          <w:tcPr>
            <w:tcW w:w="623" w:type="pct"/>
            <w:shd w:val="clear" w:color="auto" w:fill="D9D9D9" w:themeFill="background1" w:themeFillShade="D9"/>
          </w:tcPr>
          <w:p w14:paraId="1011D9BB" w14:textId="77777777" w:rsidR="0017321D" w:rsidRDefault="0017321D" w:rsidP="0017321D">
            <w:pPr>
              <w:jc w:val="right"/>
            </w:pPr>
            <w:r>
              <w:lastRenderedPageBreak/>
              <w:t>Option 2</w:t>
            </w:r>
          </w:p>
          <w:p w14:paraId="7C7F9CEB" w14:textId="616483CB" w:rsidR="0017321D" w:rsidRDefault="0017321D" w:rsidP="0017321D">
            <w:pPr>
              <w:jc w:val="right"/>
            </w:pPr>
            <w:r>
              <w:t>(Selected)</w:t>
            </w:r>
          </w:p>
        </w:tc>
        <w:tc>
          <w:tcPr>
            <w:tcW w:w="2189" w:type="pct"/>
          </w:tcPr>
          <w:p w14:paraId="46B3EA8B" w14:textId="76E0F470" w:rsidR="0017321D" w:rsidRDefault="00E639BB" w:rsidP="008C142F">
            <w:pPr>
              <w:jc w:val="center"/>
            </w:pPr>
            <w:r w:rsidRPr="00E639BB">
              <w:rPr>
                <w:noProof/>
              </w:rPr>
              <w:drawing>
                <wp:inline distT="0" distB="0" distL="0" distR="0" wp14:anchorId="2F0E6A6B" wp14:editId="14AAC8A6">
                  <wp:extent cx="3793788" cy="281458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6600" cy="2816673"/>
                          </a:xfrm>
                          <a:prstGeom prst="rect">
                            <a:avLst/>
                          </a:prstGeom>
                        </pic:spPr>
                      </pic:pic>
                    </a:graphicData>
                  </a:graphic>
                </wp:inline>
              </w:drawing>
            </w:r>
          </w:p>
        </w:tc>
        <w:tc>
          <w:tcPr>
            <w:tcW w:w="2188" w:type="pct"/>
          </w:tcPr>
          <w:p w14:paraId="6CBB6BF6" w14:textId="577C21E2" w:rsidR="0017321D" w:rsidRDefault="00E639BB" w:rsidP="008C142F">
            <w:pPr>
              <w:jc w:val="center"/>
            </w:pPr>
            <w:r w:rsidRPr="00E639BB">
              <w:rPr>
                <w:noProof/>
              </w:rPr>
              <w:drawing>
                <wp:inline distT="0" distB="0" distL="0" distR="0" wp14:anchorId="502CC74C" wp14:editId="283147BC">
                  <wp:extent cx="4367719" cy="13718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1642" cy="1373120"/>
                          </a:xfrm>
                          <a:prstGeom prst="rect">
                            <a:avLst/>
                          </a:prstGeom>
                        </pic:spPr>
                      </pic:pic>
                    </a:graphicData>
                  </a:graphic>
                </wp:inline>
              </w:drawing>
            </w:r>
          </w:p>
        </w:tc>
      </w:tr>
      <w:tr w:rsidR="003562AD" w14:paraId="36C3AAE4" w14:textId="77777777" w:rsidTr="003562AD">
        <w:trPr>
          <w:cantSplit/>
        </w:trPr>
        <w:tc>
          <w:tcPr>
            <w:tcW w:w="623" w:type="pct"/>
            <w:shd w:val="clear" w:color="auto" w:fill="D9D9D9" w:themeFill="background1" w:themeFillShade="D9"/>
          </w:tcPr>
          <w:p w14:paraId="08872B68" w14:textId="30D73EBD" w:rsidR="003562AD" w:rsidRDefault="003562AD" w:rsidP="003562AD">
            <w:pPr>
              <w:jc w:val="right"/>
            </w:pPr>
            <w:r>
              <w:t>Design Model Reference</w:t>
            </w:r>
          </w:p>
        </w:tc>
        <w:tc>
          <w:tcPr>
            <w:tcW w:w="2189" w:type="pct"/>
          </w:tcPr>
          <w:p w14:paraId="4498D90C" w14:textId="67352E37" w:rsidR="003562AD" w:rsidRDefault="009216B8" w:rsidP="003562AD">
            <w:r>
              <w:t>Design Model Static View, Page 1 on the Design Model documentation.</w:t>
            </w:r>
          </w:p>
        </w:tc>
        <w:tc>
          <w:tcPr>
            <w:tcW w:w="2188" w:type="pct"/>
          </w:tcPr>
          <w:p w14:paraId="36CB77E7" w14:textId="4BC5663F" w:rsidR="003562AD" w:rsidRDefault="009216B8" w:rsidP="003562AD">
            <w:r>
              <w:t>Design Model Dynamic View, under the Dynamic Folder in the VPP file.</w:t>
            </w:r>
          </w:p>
        </w:tc>
      </w:tr>
    </w:tbl>
    <w:p w14:paraId="21C23A30" w14:textId="77777777" w:rsidR="0017321D" w:rsidRPr="0017321D" w:rsidRDefault="0017321D" w:rsidP="0017321D">
      <w:pPr>
        <w:pStyle w:val="NormalL2"/>
      </w:pPr>
    </w:p>
    <w:p w14:paraId="791C46E5" w14:textId="3342F37E" w:rsidR="006B06C3" w:rsidRDefault="006B06C3" w:rsidP="006B06C3">
      <w:pPr>
        <w:pStyle w:val="Heading3"/>
      </w:pPr>
      <w:bookmarkStart w:id="7" w:name="_Toc50289896"/>
      <w:r>
        <w:t>Selection and Rationale</w:t>
      </w:r>
      <w:bookmarkEnd w:id="7"/>
    </w:p>
    <w:p w14:paraId="1DEF30D9" w14:textId="70EA7396" w:rsidR="005D6794" w:rsidRPr="0017321D" w:rsidRDefault="005D6794" w:rsidP="005D6794">
      <w:pPr>
        <w:pStyle w:val="NormalL2"/>
      </w:pPr>
      <w:r>
        <w:t xml:space="preserve">Option 1 has been discarded because </w:t>
      </w:r>
      <w:r w:rsidR="00C415C6">
        <w:t xml:space="preserve">the SessionManagerHandler and GuestSession need to share information with both the ProfileManagerHandler and ReservationManagerHandler. This results in high coupling. </w:t>
      </w:r>
    </w:p>
    <w:p w14:paraId="2A8400BE" w14:textId="1AC2D471" w:rsidR="0017321D" w:rsidRPr="0017321D" w:rsidRDefault="0017321D" w:rsidP="0017321D">
      <w:pPr>
        <w:pStyle w:val="NormalL2"/>
      </w:pPr>
      <w:r>
        <w:t>Option 2</w:t>
      </w:r>
      <w:r w:rsidR="005D6794">
        <w:t xml:space="preserve"> </w:t>
      </w:r>
      <w:r>
        <w:t>has been selected because</w:t>
      </w:r>
      <w:r w:rsidR="00C415C6">
        <w:t xml:space="preserve"> we can create a Profile Object that is shared with just the ProfileManagerHandler, and not the other handler metioned above. This results in low coupling. The SessionManagerHandler and ReservationManagerHandler have information provided and has separate responsibilities so that results in high cohesion. In the end this represents low coupling and high cohesion. </w:t>
      </w:r>
    </w:p>
    <w:p w14:paraId="03D00250" w14:textId="101465B5" w:rsidR="008C142F" w:rsidRDefault="008C142F" w:rsidP="008C142F">
      <w:pPr>
        <w:pStyle w:val="Heading2"/>
        <w:spacing w:before="360"/>
      </w:pPr>
      <w:bookmarkStart w:id="8" w:name="_Toc50289897"/>
      <w:r w:rsidRPr="008C142F">
        <w:t xml:space="preserve">Creator GRASP </w:t>
      </w:r>
      <w:r>
        <w:t>D</w:t>
      </w:r>
      <w:r w:rsidRPr="008C142F">
        <w:t>ecision</w:t>
      </w:r>
      <w:bookmarkEnd w:id="8"/>
    </w:p>
    <w:p w14:paraId="5DF56B10" w14:textId="77777777" w:rsidR="008C142F" w:rsidRDefault="008C142F" w:rsidP="008C142F">
      <w:pPr>
        <w:pStyle w:val="Heading3"/>
      </w:pPr>
      <w:bookmarkStart w:id="9" w:name="_Toc50289898"/>
      <w:r>
        <w:t>Decision to be made</w:t>
      </w:r>
      <w:bookmarkEnd w:id="9"/>
    </w:p>
    <w:p w14:paraId="1E460EE7" w14:textId="77777777" w:rsidR="008C142F" w:rsidRDefault="008C142F" w:rsidP="008C142F">
      <w:pPr>
        <w:pStyle w:val="NormalL2"/>
      </w:pPr>
      <w:r>
        <w:t>&lt;Describe the specific dilemma you’re facing, for example:   What specific question are you trying to answer? What specific problem are you trying to solve?  Include in your description the properties a good and poor decision will have&gt;</w:t>
      </w:r>
    </w:p>
    <w:p w14:paraId="7E0FFA75" w14:textId="77777777" w:rsidR="008C142F" w:rsidRDefault="008C142F" w:rsidP="008C142F">
      <w:pPr>
        <w:pStyle w:val="Heading3"/>
      </w:pPr>
      <w:bookmarkStart w:id="10" w:name="_Toc50289899"/>
      <w:r>
        <w:lastRenderedPageBreak/>
        <w:t>Options Considered</w:t>
      </w:r>
      <w:bookmarkEnd w:id="10"/>
    </w:p>
    <w:tbl>
      <w:tblPr>
        <w:tblStyle w:val="TableGrid"/>
        <w:tblW w:w="5000" w:type="pct"/>
        <w:tblLook w:val="0620" w:firstRow="1" w:lastRow="0" w:firstColumn="0" w:lastColumn="0" w:noHBand="1" w:noVBand="1"/>
      </w:tblPr>
      <w:tblGrid>
        <w:gridCol w:w="1793"/>
        <w:gridCol w:w="6300"/>
        <w:gridCol w:w="6297"/>
      </w:tblGrid>
      <w:tr w:rsidR="008C142F" w14:paraId="5CE43AB1" w14:textId="77777777" w:rsidTr="001C3291">
        <w:trPr>
          <w:cantSplit/>
          <w:tblHeader/>
        </w:trPr>
        <w:tc>
          <w:tcPr>
            <w:tcW w:w="623" w:type="pct"/>
            <w:shd w:val="clear" w:color="auto" w:fill="D9D9D9" w:themeFill="background1" w:themeFillShade="D9"/>
            <w:vAlign w:val="bottom"/>
          </w:tcPr>
          <w:p w14:paraId="460851B7" w14:textId="1DF2766A" w:rsidR="008C142F" w:rsidRPr="00D535DD" w:rsidRDefault="008C142F" w:rsidP="001C3291">
            <w:pPr>
              <w:jc w:val="center"/>
            </w:pPr>
            <w:r w:rsidRPr="008C142F">
              <w:t>Creator</w:t>
            </w:r>
          </w:p>
        </w:tc>
        <w:tc>
          <w:tcPr>
            <w:tcW w:w="2189" w:type="pct"/>
            <w:shd w:val="clear" w:color="auto" w:fill="D9D9D9" w:themeFill="background1" w:themeFillShade="D9"/>
            <w:vAlign w:val="bottom"/>
          </w:tcPr>
          <w:p w14:paraId="4833B305" w14:textId="77777777" w:rsidR="008C142F" w:rsidRPr="00D535DD" w:rsidRDefault="008C142F" w:rsidP="001C3291">
            <w:pPr>
              <w:jc w:val="center"/>
            </w:pPr>
            <w:r>
              <w:t>Static View</w:t>
            </w:r>
          </w:p>
        </w:tc>
        <w:tc>
          <w:tcPr>
            <w:tcW w:w="2188" w:type="pct"/>
            <w:shd w:val="clear" w:color="auto" w:fill="D9D9D9" w:themeFill="background1" w:themeFillShade="D9"/>
            <w:vAlign w:val="bottom"/>
          </w:tcPr>
          <w:p w14:paraId="0267A2FB" w14:textId="77777777" w:rsidR="008C142F" w:rsidRDefault="008C142F" w:rsidP="001C3291">
            <w:pPr>
              <w:jc w:val="center"/>
            </w:pPr>
            <w:r>
              <w:t>Dynamic View</w:t>
            </w:r>
          </w:p>
        </w:tc>
      </w:tr>
      <w:tr w:rsidR="008C142F" w14:paraId="4DC9ABB0" w14:textId="77777777" w:rsidTr="001C3291">
        <w:trPr>
          <w:cantSplit/>
        </w:trPr>
        <w:tc>
          <w:tcPr>
            <w:tcW w:w="623" w:type="pct"/>
            <w:shd w:val="clear" w:color="auto" w:fill="D9D9D9" w:themeFill="background1" w:themeFillShade="D9"/>
          </w:tcPr>
          <w:p w14:paraId="3AAC8B65" w14:textId="77777777" w:rsidR="008C142F" w:rsidRDefault="008C142F" w:rsidP="001C3291">
            <w:pPr>
              <w:jc w:val="right"/>
            </w:pPr>
            <w:r>
              <w:t>Option 1</w:t>
            </w:r>
          </w:p>
          <w:p w14:paraId="086C6C2D" w14:textId="77777777" w:rsidR="008C142F" w:rsidRDefault="008C142F" w:rsidP="001C3291">
            <w:pPr>
              <w:jc w:val="right"/>
            </w:pPr>
            <w:r>
              <w:t>(Rejected)</w:t>
            </w:r>
          </w:p>
        </w:tc>
        <w:tc>
          <w:tcPr>
            <w:tcW w:w="2189" w:type="pct"/>
          </w:tcPr>
          <w:p w14:paraId="427E9C97" w14:textId="77777777" w:rsidR="008C142F" w:rsidRDefault="008C142F" w:rsidP="008C142F">
            <w:pPr>
              <w:jc w:val="center"/>
            </w:pPr>
            <w:r>
              <w:t>&lt;insert rejected class diagram SNIPPET here&gt;</w:t>
            </w:r>
          </w:p>
        </w:tc>
        <w:tc>
          <w:tcPr>
            <w:tcW w:w="2188" w:type="pct"/>
          </w:tcPr>
          <w:p w14:paraId="0E4A2713" w14:textId="77777777" w:rsidR="008C142F" w:rsidRDefault="008C142F" w:rsidP="008C142F">
            <w:pPr>
              <w:jc w:val="center"/>
            </w:pPr>
            <w:r>
              <w:t>&lt;insert rejected sequence diagram SNIPPET here&gt;</w:t>
            </w:r>
          </w:p>
        </w:tc>
      </w:tr>
      <w:tr w:rsidR="008C142F" w14:paraId="2A633067" w14:textId="77777777" w:rsidTr="001C3291">
        <w:trPr>
          <w:cantSplit/>
        </w:trPr>
        <w:tc>
          <w:tcPr>
            <w:tcW w:w="623" w:type="pct"/>
            <w:shd w:val="clear" w:color="auto" w:fill="D9D9D9" w:themeFill="background1" w:themeFillShade="D9"/>
          </w:tcPr>
          <w:p w14:paraId="4CCC6A16" w14:textId="77777777" w:rsidR="008C142F" w:rsidRDefault="008C142F" w:rsidP="001C3291">
            <w:pPr>
              <w:jc w:val="right"/>
            </w:pPr>
            <w:r>
              <w:t>Option 2</w:t>
            </w:r>
          </w:p>
          <w:p w14:paraId="11BB3871" w14:textId="77777777" w:rsidR="008C142F" w:rsidRDefault="008C142F" w:rsidP="001C3291">
            <w:pPr>
              <w:jc w:val="right"/>
            </w:pPr>
            <w:r>
              <w:t>(Selected)</w:t>
            </w:r>
          </w:p>
          <w:p w14:paraId="463F6A9D" w14:textId="77777777" w:rsidR="000C042E" w:rsidRPr="000C042E" w:rsidRDefault="000C042E" w:rsidP="000C042E"/>
          <w:p w14:paraId="590E9E17" w14:textId="5670F3A2" w:rsidR="000C042E" w:rsidRPr="000C042E" w:rsidRDefault="000C042E" w:rsidP="000C042E">
            <w:pPr>
              <w:jc w:val="center"/>
            </w:pPr>
          </w:p>
        </w:tc>
        <w:tc>
          <w:tcPr>
            <w:tcW w:w="2189" w:type="pct"/>
          </w:tcPr>
          <w:p w14:paraId="20D3B8DE" w14:textId="77777777" w:rsidR="008C142F" w:rsidRDefault="008C142F" w:rsidP="008C142F">
            <w:pPr>
              <w:jc w:val="center"/>
            </w:pPr>
            <w:r>
              <w:t>&lt;insert Selected class diagram SNIPPET here&gt;</w:t>
            </w:r>
          </w:p>
        </w:tc>
        <w:tc>
          <w:tcPr>
            <w:tcW w:w="2188" w:type="pct"/>
          </w:tcPr>
          <w:p w14:paraId="7567CE53" w14:textId="77777777" w:rsidR="008C142F" w:rsidRDefault="008C142F" w:rsidP="008C142F">
            <w:pPr>
              <w:jc w:val="center"/>
            </w:pPr>
            <w:r>
              <w:t>&lt;insert rejected sequence diagram SNIPPET here&gt;</w:t>
            </w:r>
          </w:p>
        </w:tc>
      </w:tr>
      <w:tr w:rsidR="008C142F" w14:paraId="1E117D5C" w14:textId="77777777" w:rsidTr="001C3291">
        <w:trPr>
          <w:cantSplit/>
        </w:trPr>
        <w:tc>
          <w:tcPr>
            <w:tcW w:w="623" w:type="pct"/>
            <w:shd w:val="clear" w:color="auto" w:fill="D9D9D9" w:themeFill="background1" w:themeFillShade="D9"/>
          </w:tcPr>
          <w:p w14:paraId="3A44A8C6" w14:textId="77777777" w:rsidR="008C142F" w:rsidRDefault="008C142F" w:rsidP="001C3291">
            <w:pPr>
              <w:jc w:val="right"/>
            </w:pPr>
            <w:r>
              <w:t>Design Model Reference</w:t>
            </w:r>
          </w:p>
        </w:tc>
        <w:tc>
          <w:tcPr>
            <w:tcW w:w="2189" w:type="pct"/>
          </w:tcPr>
          <w:p w14:paraId="770B8719" w14:textId="77777777" w:rsidR="008C142F" w:rsidRDefault="008C142F" w:rsidP="001C3291">
            <w:r>
              <w:t>&lt;point to paragraph, page number, and where on the page where the selected option snippet appears in your bigger, overall design’s Static View&gt;</w:t>
            </w:r>
          </w:p>
        </w:tc>
        <w:tc>
          <w:tcPr>
            <w:tcW w:w="2188" w:type="pct"/>
          </w:tcPr>
          <w:p w14:paraId="104ABBC0" w14:textId="77777777" w:rsidR="008C142F" w:rsidRDefault="008C142F" w:rsidP="001C3291">
            <w:r>
              <w:t>&lt;point to paragraph, page number, and where on the page where the selected option snippet appears in your bigger, overall design’s Dynamic View&gt;</w:t>
            </w:r>
          </w:p>
        </w:tc>
      </w:tr>
    </w:tbl>
    <w:p w14:paraId="2002E646" w14:textId="77777777" w:rsidR="008C142F" w:rsidRPr="0017321D" w:rsidRDefault="008C142F" w:rsidP="008C142F">
      <w:pPr>
        <w:pStyle w:val="NormalL2"/>
      </w:pPr>
    </w:p>
    <w:p w14:paraId="2A48D995" w14:textId="77777777" w:rsidR="008C142F" w:rsidRDefault="008C142F" w:rsidP="008C142F">
      <w:pPr>
        <w:pStyle w:val="Heading3"/>
      </w:pPr>
      <w:bookmarkStart w:id="11" w:name="_Toc50289900"/>
      <w:r>
        <w:t>Selection and Rationale</w:t>
      </w:r>
      <w:bookmarkEnd w:id="11"/>
    </w:p>
    <w:p w14:paraId="47CFEDEA" w14:textId="77777777" w:rsidR="008C142F" w:rsidRPr="0017321D" w:rsidRDefault="008C142F" w:rsidP="008C142F">
      <w:pPr>
        <w:pStyle w:val="NormalL2"/>
      </w:pPr>
      <w:r>
        <w:t>Option 1 has been discarded because &lt;…&gt;</w:t>
      </w:r>
    </w:p>
    <w:p w14:paraId="0EE6FA1C" w14:textId="77777777" w:rsidR="008C142F" w:rsidRPr="0017321D" w:rsidRDefault="008C142F" w:rsidP="008C142F">
      <w:pPr>
        <w:pStyle w:val="NormalL2"/>
      </w:pPr>
      <w:r>
        <w:t>Option 2 has been selected because &lt;…&gt;</w:t>
      </w:r>
    </w:p>
    <w:p w14:paraId="3E236B3C" w14:textId="365195D7" w:rsidR="00B83037" w:rsidRDefault="00B83037" w:rsidP="00B83037">
      <w:pPr>
        <w:pStyle w:val="Heading2"/>
        <w:spacing w:before="360"/>
      </w:pPr>
      <w:bookmarkStart w:id="12" w:name="_Toc50289901"/>
      <w:r>
        <w:t xml:space="preserve">Information Expert </w:t>
      </w:r>
      <w:r w:rsidR="001C3291">
        <w:t xml:space="preserve">GRASP </w:t>
      </w:r>
      <w:r>
        <w:t>D</w:t>
      </w:r>
      <w:r w:rsidRPr="008C142F">
        <w:t>ecision</w:t>
      </w:r>
      <w:bookmarkEnd w:id="12"/>
    </w:p>
    <w:p w14:paraId="6FD5AF11" w14:textId="77777777" w:rsidR="00B83037" w:rsidRDefault="00B83037" w:rsidP="00B83037">
      <w:pPr>
        <w:pStyle w:val="Heading3"/>
      </w:pPr>
      <w:bookmarkStart w:id="13" w:name="_Toc50289902"/>
      <w:r>
        <w:t>Decision to be made</w:t>
      </w:r>
      <w:bookmarkEnd w:id="13"/>
    </w:p>
    <w:p w14:paraId="73AA09F2" w14:textId="77777777" w:rsidR="00B83037" w:rsidRDefault="00B83037" w:rsidP="00B83037">
      <w:pPr>
        <w:pStyle w:val="NormalL2"/>
      </w:pPr>
      <w:r>
        <w:t>&lt;Describe the specific dilemma you’re facing, for example:   What specific question are you trying to answer? What specific problem are you trying to solve?  Include in your description the properties a good and poor decision will have&gt;</w:t>
      </w:r>
    </w:p>
    <w:p w14:paraId="5D4C82F9" w14:textId="77777777" w:rsidR="00B83037" w:rsidRDefault="00B83037" w:rsidP="00B83037">
      <w:pPr>
        <w:pStyle w:val="Heading3"/>
      </w:pPr>
      <w:bookmarkStart w:id="14" w:name="_Toc50289903"/>
      <w:r>
        <w:t>Options Considered</w:t>
      </w:r>
      <w:bookmarkEnd w:id="14"/>
    </w:p>
    <w:tbl>
      <w:tblPr>
        <w:tblStyle w:val="TableGrid"/>
        <w:tblW w:w="5000" w:type="pct"/>
        <w:tblLook w:val="0620" w:firstRow="1" w:lastRow="0" w:firstColumn="0" w:lastColumn="0" w:noHBand="1" w:noVBand="1"/>
      </w:tblPr>
      <w:tblGrid>
        <w:gridCol w:w="1793"/>
        <w:gridCol w:w="6300"/>
        <w:gridCol w:w="6297"/>
      </w:tblGrid>
      <w:tr w:rsidR="00B83037" w14:paraId="7D82A622" w14:textId="77777777" w:rsidTr="001C3291">
        <w:trPr>
          <w:cantSplit/>
          <w:tblHeader/>
        </w:trPr>
        <w:tc>
          <w:tcPr>
            <w:tcW w:w="623" w:type="pct"/>
            <w:shd w:val="clear" w:color="auto" w:fill="D9D9D9" w:themeFill="background1" w:themeFillShade="D9"/>
            <w:vAlign w:val="bottom"/>
          </w:tcPr>
          <w:p w14:paraId="5B496040" w14:textId="1B6CF4BB" w:rsidR="00B83037" w:rsidRPr="00D535DD" w:rsidRDefault="00B83037" w:rsidP="001C3291">
            <w:pPr>
              <w:jc w:val="center"/>
            </w:pPr>
            <w:r w:rsidRPr="00B83037">
              <w:t>Information Expert</w:t>
            </w:r>
          </w:p>
        </w:tc>
        <w:tc>
          <w:tcPr>
            <w:tcW w:w="2189" w:type="pct"/>
            <w:shd w:val="clear" w:color="auto" w:fill="D9D9D9" w:themeFill="background1" w:themeFillShade="D9"/>
            <w:vAlign w:val="bottom"/>
          </w:tcPr>
          <w:p w14:paraId="28FE5044" w14:textId="77777777" w:rsidR="00B83037" w:rsidRPr="00D535DD" w:rsidRDefault="00B83037" w:rsidP="001C3291">
            <w:pPr>
              <w:jc w:val="center"/>
            </w:pPr>
            <w:r>
              <w:t>Static View</w:t>
            </w:r>
          </w:p>
        </w:tc>
        <w:tc>
          <w:tcPr>
            <w:tcW w:w="2188" w:type="pct"/>
            <w:shd w:val="clear" w:color="auto" w:fill="D9D9D9" w:themeFill="background1" w:themeFillShade="D9"/>
            <w:vAlign w:val="bottom"/>
          </w:tcPr>
          <w:p w14:paraId="3F5A1273" w14:textId="77777777" w:rsidR="00B83037" w:rsidRDefault="00B83037" w:rsidP="001C3291">
            <w:pPr>
              <w:jc w:val="center"/>
            </w:pPr>
            <w:r>
              <w:t>Dynamic View</w:t>
            </w:r>
          </w:p>
        </w:tc>
      </w:tr>
      <w:tr w:rsidR="00B83037" w14:paraId="35F2CF6B" w14:textId="77777777" w:rsidTr="001C3291">
        <w:trPr>
          <w:cantSplit/>
        </w:trPr>
        <w:tc>
          <w:tcPr>
            <w:tcW w:w="623" w:type="pct"/>
            <w:shd w:val="clear" w:color="auto" w:fill="D9D9D9" w:themeFill="background1" w:themeFillShade="D9"/>
          </w:tcPr>
          <w:p w14:paraId="182C56D2" w14:textId="77777777" w:rsidR="00B83037" w:rsidRDefault="00B83037" w:rsidP="001C3291">
            <w:pPr>
              <w:jc w:val="right"/>
            </w:pPr>
            <w:r>
              <w:t>Option 1</w:t>
            </w:r>
          </w:p>
          <w:p w14:paraId="780B827D" w14:textId="77777777" w:rsidR="00B83037" w:rsidRDefault="00B83037" w:rsidP="001C3291">
            <w:pPr>
              <w:jc w:val="right"/>
            </w:pPr>
            <w:r>
              <w:t>(Rejected)</w:t>
            </w:r>
          </w:p>
        </w:tc>
        <w:tc>
          <w:tcPr>
            <w:tcW w:w="2189" w:type="pct"/>
          </w:tcPr>
          <w:p w14:paraId="6C99EB32" w14:textId="77777777" w:rsidR="00B83037" w:rsidRDefault="00B83037" w:rsidP="001C3291">
            <w:pPr>
              <w:jc w:val="center"/>
            </w:pPr>
            <w:r>
              <w:t>&lt;insert rejected class diagram SNIPPET here&gt;</w:t>
            </w:r>
          </w:p>
        </w:tc>
        <w:tc>
          <w:tcPr>
            <w:tcW w:w="2188" w:type="pct"/>
          </w:tcPr>
          <w:p w14:paraId="67E0CBAE" w14:textId="77777777" w:rsidR="00B83037" w:rsidRDefault="00B83037" w:rsidP="001C3291">
            <w:pPr>
              <w:jc w:val="center"/>
            </w:pPr>
            <w:r>
              <w:t>&lt;insert rejected sequence diagram SNIPPET here&gt;</w:t>
            </w:r>
          </w:p>
        </w:tc>
      </w:tr>
      <w:tr w:rsidR="00B83037" w14:paraId="3FC024F5" w14:textId="77777777" w:rsidTr="001C3291">
        <w:trPr>
          <w:cantSplit/>
        </w:trPr>
        <w:tc>
          <w:tcPr>
            <w:tcW w:w="623" w:type="pct"/>
            <w:shd w:val="clear" w:color="auto" w:fill="D9D9D9" w:themeFill="background1" w:themeFillShade="D9"/>
          </w:tcPr>
          <w:p w14:paraId="3F0C035A" w14:textId="77777777" w:rsidR="00B83037" w:rsidRDefault="00B83037" w:rsidP="001C3291">
            <w:pPr>
              <w:jc w:val="right"/>
            </w:pPr>
            <w:r>
              <w:t>Option 2</w:t>
            </w:r>
          </w:p>
          <w:p w14:paraId="4AE97879" w14:textId="77777777" w:rsidR="00B83037" w:rsidRDefault="00B83037" w:rsidP="001C3291">
            <w:pPr>
              <w:jc w:val="right"/>
            </w:pPr>
            <w:r>
              <w:t>(Selected)</w:t>
            </w:r>
          </w:p>
        </w:tc>
        <w:tc>
          <w:tcPr>
            <w:tcW w:w="2189" w:type="pct"/>
          </w:tcPr>
          <w:p w14:paraId="79BF9F8E" w14:textId="77777777" w:rsidR="00B83037" w:rsidRDefault="00B83037" w:rsidP="001C3291">
            <w:pPr>
              <w:jc w:val="center"/>
            </w:pPr>
            <w:r>
              <w:t>&lt;insert Selected class diagram SNIPPET here&gt;</w:t>
            </w:r>
          </w:p>
        </w:tc>
        <w:tc>
          <w:tcPr>
            <w:tcW w:w="2188" w:type="pct"/>
          </w:tcPr>
          <w:p w14:paraId="4759167A" w14:textId="77777777" w:rsidR="00B83037" w:rsidRDefault="00B83037" w:rsidP="001C3291">
            <w:pPr>
              <w:jc w:val="center"/>
            </w:pPr>
            <w:r>
              <w:t>&lt;insert rejected sequence diagram SNIPPET here&gt;</w:t>
            </w:r>
          </w:p>
        </w:tc>
      </w:tr>
      <w:tr w:rsidR="00B83037" w14:paraId="12F4E6CA" w14:textId="77777777" w:rsidTr="001C3291">
        <w:trPr>
          <w:cantSplit/>
        </w:trPr>
        <w:tc>
          <w:tcPr>
            <w:tcW w:w="623" w:type="pct"/>
            <w:shd w:val="clear" w:color="auto" w:fill="D9D9D9" w:themeFill="background1" w:themeFillShade="D9"/>
          </w:tcPr>
          <w:p w14:paraId="49568E4A" w14:textId="77777777" w:rsidR="00B83037" w:rsidRDefault="00B83037" w:rsidP="001C3291">
            <w:pPr>
              <w:jc w:val="right"/>
            </w:pPr>
            <w:r>
              <w:t>Design Model Reference</w:t>
            </w:r>
          </w:p>
        </w:tc>
        <w:tc>
          <w:tcPr>
            <w:tcW w:w="2189" w:type="pct"/>
          </w:tcPr>
          <w:p w14:paraId="189D8B12" w14:textId="77777777" w:rsidR="00B83037" w:rsidRDefault="00B83037" w:rsidP="001C3291">
            <w:r>
              <w:t>&lt;point to paragraph, page number, and where on the page where the selected option snippet appears in your bigger, overall design’s Static View&gt;</w:t>
            </w:r>
          </w:p>
        </w:tc>
        <w:tc>
          <w:tcPr>
            <w:tcW w:w="2188" w:type="pct"/>
          </w:tcPr>
          <w:p w14:paraId="6EECF160" w14:textId="77777777" w:rsidR="00B83037" w:rsidRDefault="00B83037" w:rsidP="001C3291">
            <w:r>
              <w:t>&lt;point to paragraph, page number, and where on the page where the selected option snippet appears in your bigger, overall design’s Dynamic View&gt;</w:t>
            </w:r>
          </w:p>
        </w:tc>
      </w:tr>
    </w:tbl>
    <w:p w14:paraId="5846910C" w14:textId="77777777" w:rsidR="00B83037" w:rsidRPr="0017321D" w:rsidRDefault="00B83037" w:rsidP="00B83037">
      <w:pPr>
        <w:pStyle w:val="NormalL2"/>
      </w:pPr>
    </w:p>
    <w:p w14:paraId="26376602" w14:textId="77777777" w:rsidR="00B83037" w:rsidRDefault="00B83037" w:rsidP="00B83037">
      <w:pPr>
        <w:pStyle w:val="Heading3"/>
      </w:pPr>
      <w:bookmarkStart w:id="15" w:name="_Toc50289904"/>
      <w:r>
        <w:t>Selection and Rationale</w:t>
      </w:r>
      <w:bookmarkEnd w:id="15"/>
    </w:p>
    <w:p w14:paraId="36511CBD" w14:textId="77777777" w:rsidR="00B83037" w:rsidRPr="0017321D" w:rsidRDefault="00B83037" w:rsidP="00B83037">
      <w:pPr>
        <w:pStyle w:val="NormalL2"/>
      </w:pPr>
      <w:r>
        <w:t>Option 1 has been discarded because &lt;…&gt;</w:t>
      </w:r>
    </w:p>
    <w:p w14:paraId="75F92960" w14:textId="3F86281B" w:rsidR="00C75F5A" w:rsidRPr="00EB0379" w:rsidRDefault="00B83037" w:rsidP="00EB0379">
      <w:pPr>
        <w:pStyle w:val="NormalL2"/>
      </w:pPr>
      <w:r>
        <w:t>Option 2 has been selected because &lt;…&gt;</w:t>
      </w:r>
    </w:p>
    <w:p w14:paraId="222EB2B9" w14:textId="12FBC65D" w:rsidR="00EB0379" w:rsidRDefault="00EB0379" w:rsidP="00EB0379">
      <w:pPr>
        <w:pStyle w:val="Heading2"/>
        <w:spacing w:before="360"/>
      </w:pPr>
      <w:bookmarkStart w:id="16" w:name="_Toc50289905"/>
      <w:r>
        <w:lastRenderedPageBreak/>
        <w:t xml:space="preserve">Controller </w:t>
      </w:r>
      <w:r w:rsidR="001C3291">
        <w:t xml:space="preserve">GRASP </w:t>
      </w:r>
      <w:r>
        <w:t>D</w:t>
      </w:r>
      <w:r w:rsidRPr="008C142F">
        <w:t>ecision</w:t>
      </w:r>
      <w:bookmarkEnd w:id="16"/>
    </w:p>
    <w:p w14:paraId="748B23DE" w14:textId="076472DF" w:rsidR="00EB0379" w:rsidRDefault="00EB0379" w:rsidP="00EB0379">
      <w:pPr>
        <w:pStyle w:val="Heading3"/>
      </w:pPr>
      <w:bookmarkStart w:id="17" w:name="_Toc50289906"/>
      <w:r>
        <w:t>Decision to be made</w:t>
      </w:r>
      <w:bookmarkEnd w:id="17"/>
    </w:p>
    <w:p w14:paraId="33978AA9" w14:textId="1A90515B" w:rsidR="004D0575" w:rsidRDefault="004D0575" w:rsidP="004D0575">
      <w:pPr>
        <w:pStyle w:val="NormalL2"/>
        <w:spacing w:line="240" w:lineRule="auto"/>
      </w:pPr>
      <w:r>
        <w:t>Problem: What first object should handle functionality?</w:t>
      </w:r>
    </w:p>
    <w:p w14:paraId="2D8DBD04" w14:textId="474ECDEE" w:rsidR="004D0575" w:rsidRDefault="004D0575" w:rsidP="004D0575">
      <w:pPr>
        <w:pStyle w:val="NormalL2"/>
        <w:spacing w:line="240" w:lineRule="auto"/>
      </w:pPr>
      <w:r>
        <w:t>Solution 1: Façade controller</w:t>
      </w:r>
    </w:p>
    <w:p w14:paraId="353F05B1" w14:textId="607E742B" w:rsidR="004D0575" w:rsidRDefault="004D0575" w:rsidP="004D0575">
      <w:pPr>
        <w:pStyle w:val="NormalL2"/>
        <w:spacing w:line="240" w:lineRule="auto"/>
      </w:pPr>
      <w:r>
        <w:t>Represents the overall system, this is helpful when there are not too many system events.</w:t>
      </w:r>
    </w:p>
    <w:p w14:paraId="6E3B820A" w14:textId="26EB944E" w:rsidR="004D0575" w:rsidRDefault="004D0575" w:rsidP="004D0575">
      <w:pPr>
        <w:pStyle w:val="NormalL2"/>
        <w:spacing w:line="240" w:lineRule="auto"/>
      </w:pPr>
      <w:r>
        <w:t>Solution 2: Session controller</w:t>
      </w:r>
    </w:p>
    <w:p w14:paraId="2F20E45E" w14:textId="2716FF2C" w:rsidR="004D0575" w:rsidRDefault="004D0575" w:rsidP="004D0575">
      <w:pPr>
        <w:pStyle w:val="NormalL2"/>
        <w:spacing w:line="240" w:lineRule="auto"/>
        <w:rPr>
          <w:ins w:id="18" w:author="Allen Rivas" w:date="2021-05-16T14:37:00Z"/>
        </w:rPr>
      </w:pPr>
      <w:r>
        <w:t xml:space="preserve">Represents a use case scenario within the system operation occurs. </w:t>
      </w:r>
    </w:p>
    <w:p w14:paraId="3847F26F" w14:textId="3696231A" w:rsidR="00BE6C27" w:rsidRPr="004D0575" w:rsidRDefault="00BE6C27" w:rsidP="004D0575">
      <w:pPr>
        <w:pStyle w:val="NormalL2"/>
        <w:spacing w:line="240" w:lineRule="auto"/>
      </w:pPr>
      <w:ins w:id="19" w:author="Allen Rivas" w:date="2021-05-16T14:37:00Z">
        <w:r>
          <w:t xml:space="preserve">The </w:t>
        </w:r>
      </w:ins>
      <w:ins w:id="20" w:author="Allen Rivas" w:date="2021-05-16T14:38:00Z">
        <w:r>
          <w:t xml:space="preserve">decision is that there will be </w:t>
        </w:r>
      </w:ins>
      <w:ins w:id="21" w:author="Allen Rivas" w:date="2021-05-16T14:39:00Z">
        <w:r>
          <w:t>using the use case scenario within the system operation.</w:t>
        </w:r>
      </w:ins>
    </w:p>
    <w:p w14:paraId="2EC25C2F" w14:textId="77777777" w:rsidR="00EB0379" w:rsidRDefault="00EB0379" w:rsidP="00EB0379">
      <w:pPr>
        <w:pStyle w:val="Heading3"/>
      </w:pPr>
      <w:bookmarkStart w:id="22" w:name="_Toc50289907"/>
      <w:r>
        <w:t>Options Considered</w:t>
      </w:r>
      <w:bookmarkEnd w:id="22"/>
    </w:p>
    <w:tbl>
      <w:tblPr>
        <w:tblStyle w:val="TableGrid"/>
        <w:tblW w:w="5000" w:type="pct"/>
        <w:tblLook w:val="0620" w:firstRow="1" w:lastRow="0" w:firstColumn="0" w:lastColumn="0" w:noHBand="1" w:noVBand="1"/>
      </w:tblPr>
      <w:tblGrid>
        <w:gridCol w:w="1338"/>
        <w:gridCol w:w="5846"/>
        <w:gridCol w:w="7206"/>
      </w:tblGrid>
      <w:tr w:rsidR="000B533C" w14:paraId="784A1920" w14:textId="77777777" w:rsidTr="001C3291">
        <w:trPr>
          <w:cantSplit/>
          <w:tblHeader/>
        </w:trPr>
        <w:tc>
          <w:tcPr>
            <w:tcW w:w="623" w:type="pct"/>
            <w:shd w:val="clear" w:color="auto" w:fill="D9D9D9" w:themeFill="background1" w:themeFillShade="D9"/>
            <w:vAlign w:val="bottom"/>
          </w:tcPr>
          <w:p w14:paraId="71574872" w14:textId="5820551B" w:rsidR="00EB0379" w:rsidRPr="00D535DD" w:rsidRDefault="00EB0379" w:rsidP="001C3291">
            <w:pPr>
              <w:jc w:val="center"/>
            </w:pPr>
            <w:r w:rsidRPr="00EB0379">
              <w:t>Controller</w:t>
            </w:r>
          </w:p>
        </w:tc>
        <w:tc>
          <w:tcPr>
            <w:tcW w:w="2189" w:type="pct"/>
            <w:shd w:val="clear" w:color="auto" w:fill="D9D9D9" w:themeFill="background1" w:themeFillShade="D9"/>
            <w:vAlign w:val="bottom"/>
          </w:tcPr>
          <w:p w14:paraId="3C83214B" w14:textId="77777777" w:rsidR="00EB0379" w:rsidRPr="00D535DD" w:rsidRDefault="00EB0379" w:rsidP="001C3291">
            <w:pPr>
              <w:jc w:val="center"/>
            </w:pPr>
            <w:r>
              <w:t>Static View</w:t>
            </w:r>
          </w:p>
        </w:tc>
        <w:tc>
          <w:tcPr>
            <w:tcW w:w="2188" w:type="pct"/>
            <w:shd w:val="clear" w:color="auto" w:fill="D9D9D9" w:themeFill="background1" w:themeFillShade="D9"/>
            <w:vAlign w:val="bottom"/>
          </w:tcPr>
          <w:p w14:paraId="0DA11909" w14:textId="77777777" w:rsidR="00EB0379" w:rsidRDefault="00EB0379" w:rsidP="001C3291">
            <w:pPr>
              <w:jc w:val="center"/>
            </w:pPr>
            <w:r>
              <w:t>Dynamic View</w:t>
            </w:r>
          </w:p>
        </w:tc>
      </w:tr>
      <w:tr w:rsidR="000B533C" w14:paraId="16F3B8CB" w14:textId="77777777" w:rsidTr="001C3291">
        <w:trPr>
          <w:cantSplit/>
        </w:trPr>
        <w:tc>
          <w:tcPr>
            <w:tcW w:w="623" w:type="pct"/>
            <w:shd w:val="clear" w:color="auto" w:fill="D9D9D9" w:themeFill="background1" w:themeFillShade="D9"/>
          </w:tcPr>
          <w:p w14:paraId="4DB2DCEE" w14:textId="77777777" w:rsidR="00EB0379" w:rsidRDefault="00EB0379" w:rsidP="001C3291">
            <w:pPr>
              <w:jc w:val="right"/>
            </w:pPr>
            <w:r>
              <w:t>Option 1</w:t>
            </w:r>
          </w:p>
          <w:p w14:paraId="61D27D7C" w14:textId="77777777" w:rsidR="00EB0379" w:rsidRDefault="00EB0379" w:rsidP="001C3291">
            <w:pPr>
              <w:jc w:val="right"/>
            </w:pPr>
            <w:r>
              <w:t>(Rejected)</w:t>
            </w:r>
          </w:p>
        </w:tc>
        <w:tc>
          <w:tcPr>
            <w:tcW w:w="2189" w:type="pct"/>
          </w:tcPr>
          <w:p w14:paraId="6324F4E2" w14:textId="1908FF76" w:rsidR="00EB0379" w:rsidRDefault="007121A4" w:rsidP="001C3291">
            <w:pPr>
              <w:jc w:val="center"/>
            </w:pPr>
            <w:r>
              <w:rPr>
                <w:noProof/>
              </w:rPr>
              <w:drawing>
                <wp:inline distT="0" distB="0" distL="0" distR="0" wp14:anchorId="03EAC581" wp14:editId="3A8A7609">
                  <wp:extent cx="3371850" cy="27301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9587" cy="2736434"/>
                          </a:xfrm>
                          <a:prstGeom prst="rect">
                            <a:avLst/>
                          </a:prstGeom>
                          <a:noFill/>
                          <a:ln>
                            <a:noFill/>
                          </a:ln>
                        </pic:spPr>
                      </pic:pic>
                    </a:graphicData>
                  </a:graphic>
                </wp:inline>
              </w:drawing>
            </w:r>
          </w:p>
        </w:tc>
        <w:tc>
          <w:tcPr>
            <w:tcW w:w="2188" w:type="pct"/>
          </w:tcPr>
          <w:p w14:paraId="1BD35F17" w14:textId="454EDC08" w:rsidR="00EB0379" w:rsidRDefault="000B533C" w:rsidP="001C3291">
            <w:pPr>
              <w:jc w:val="center"/>
            </w:pPr>
            <w:r>
              <w:rPr>
                <w:noProof/>
              </w:rPr>
              <w:drawing>
                <wp:inline distT="0" distB="0" distL="0" distR="0" wp14:anchorId="4CBF3F86" wp14:editId="1F99D603">
                  <wp:extent cx="4352925" cy="21741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5588" cy="2180489"/>
                          </a:xfrm>
                          <a:prstGeom prst="rect">
                            <a:avLst/>
                          </a:prstGeom>
                          <a:noFill/>
                          <a:ln>
                            <a:noFill/>
                          </a:ln>
                        </pic:spPr>
                      </pic:pic>
                    </a:graphicData>
                  </a:graphic>
                </wp:inline>
              </w:drawing>
            </w:r>
          </w:p>
        </w:tc>
      </w:tr>
      <w:tr w:rsidR="000B533C" w14:paraId="1FC75945" w14:textId="77777777" w:rsidTr="001C3291">
        <w:trPr>
          <w:cantSplit/>
        </w:trPr>
        <w:tc>
          <w:tcPr>
            <w:tcW w:w="623" w:type="pct"/>
            <w:shd w:val="clear" w:color="auto" w:fill="D9D9D9" w:themeFill="background1" w:themeFillShade="D9"/>
          </w:tcPr>
          <w:p w14:paraId="1F050982" w14:textId="77777777" w:rsidR="00EB0379" w:rsidRDefault="00EB0379" w:rsidP="001C3291">
            <w:pPr>
              <w:jc w:val="right"/>
            </w:pPr>
            <w:r>
              <w:lastRenderedPageBreak/>
              <w:t>Option 2</w:t>
            </w:r>
          </w:p>
          <w:p w14:paraId="1F4A77D3" w14:textId="77777777" w:rsidR="00EB0379" w:rsidRDefault="00EB0379" w:rsidP="001C3291">
            <w:pPr>
              <w:jc w:val="right"/>
            </w:pPr>
            <w:r>
              <w:t>(Selected)</w:t>
            </w:r>
          </w:p>
        </w:tc>
        <w:tc>
          <w:tcPr>
            <w:tcW w:w="2189" w:type="pct"/>
          </w:tcPr>
          <w:p w14:paraId="06E3AAF4" w14:textId="38ACD9AF" w:rsidR="00EB0379" w:rsidRDefault="007121A4" w:rsidP="001C3291">
            <w:pPr>
              <w:jc w:val="center"/>
            </w:pPr>
            <w:r>
              <w:rPr>
                <w:noProof/>
              </w:rPr>
              <w:drawing>
                <wp:inline distT="0" distB="0" distL="0" distR="0" wp14:anchorId="4BD8B5C9" wp14:editId="0125E021">
                  <wp:extent cx="3476625" cy="3188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4217" cy="3195167"/>
                          </a:xfrm>
                          <a:prstGeom prst="rect">
                            <a:avLst/>
                          </a:prstGeom>
                          <a:noFill/>
                          <a:ln>
                            <a:noFill/>
                          </a:ln>
                        </pic:spPr>
                      </pic:pic>
                    </a:graphicData>
                  </a:graphic>
                </wp:inline>
              </w:drawing>
            </w:r>
          </w:p>
        </w:tc>
        <w:tc>
          <w:tcPr>
            <w:tcW w:w="2188" w:type="pct"/>
          </w:tcPr>
          <w:p w14:paraId="67220930" w14:textId="4C68885E" w:rsidR="00EB0379" w:rsidRDefault="000B533C" w:rsidP="001C3291">
            <w:pPr>
              <w:jc w:val="center"/>
            </w:pPr>
            <w:r>
              <w:rPr>
                <w:noProof/>
              </w:rPr>
              <w:drawing>
                <wp:inline distT="0" distB="0" distL="0" distR="0" wp14:anchorId="61445BE2" wp14:editId="7664A1AC">
                  <wp:extent cx="4434599" cy="1269820"/>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8103" cy="1285140"/>
                          </a:xfrm>
                          <a:prstGeom prst="rect">
                            <a:avLst/>
                          </a:prstGeom>
                          <a:noFill/>
                          <a:ln>
                            <a:noFill/>
                          </a:ln>
                        </pic:spPr>
                      </pic:pic>
                    </a:graphicData>
                  </a:graphic>
                </wp:inline>
              </w:drawing>
            </w:r>
          </w:p>
        </w:tc>
      </w:tr>
      <w:tr w:rsidR="000B533C" w14:paraId="331E5DF1" w14:textId="77777777" w:rsidTr="001C3291">
        <w:trPr>
          <w:cantSplit/>
        </w:trPr>
        <w:tc>
          <w:tcPr>
            <w:tcW w:w="623" w:type="pct"/>
            <w:shd w:val="clear" w:color="auto" w:fill="D9D9D9" w:themeFill="background1" w:themeFillShade="D9"/>
          </w:tcPr>
          <w:p w14:paraId="3DB875F2" w14:textId="77777777" w:rsidR="00EB0379" w:rsidRDefault="00EB0379" w:rsidP="001C3291">
            <w:pPr>
              <w:jc w:val="right"/>
            </w:pPr>
            <w:r>
              <w:t>Design Model Reference</w:t>
            </w:r>
          </w:p>
        </w:tc>
        <w:tc>
          <w:tcPr>
            <w:tcW w:w="2189" w:type="pct"/>
          </w:tcPr>
          <w:p w14:paraId="6891A27F" w14:textId="08F12FD6" w:rsidR="00EB0379" w:rsidRPr="008F2B24" w:rsidRDefault="005E71D7" w:rsidP="001C3291">
            <w:pPr>
              <w:rPr>
                <w:highlight w:val="yellow"/>
              </w:rPr>
            </w:pPr>
            <w:r w:rsidRPr="000B533C">
              <w:t xml:space="preserve">Found in the Static View Diagram, in Design Model </w:t>
            </w:r>
            <w:r w:rsidR="00930F95" w:rsidRPr="000B533C">
              <w:t>File, on page 1 under the Hotel Reservation System.</w:t>
            </w:r>
          </w:p>
        </w:tc>
        <w:tc>
          <w:tcPr>
            <w:tcW w:w="2188" w:type="pct"/>
          </w:tcPr>
          <w:p w14:paraId="3613DD52" w14:textId="71967E3C" w:rsidR="00EB0379" w:rsidRPr="008F2B24" w:rsidRDefault="000B533C" w:rsidP="001C3291">
            <w:pPr>
              <w:rPr>
                <w:highlight w:val="yellow"/>
              </w:rPr>
            </w:pPr>
            <w:r w:rsidRPr="000B533C">
              <w:t>Found in the Dynamic View, in Design Model File, on Page 2 under the Login Sequence of Execution.</w:t>
            </w:r>
          </w:p>
        </w:tc>
      </w:tr>
    </w:tbl>
    <w:p w14:paraId="2F06C782" w14:textId="77777777" w:rsidR="00EB0379" w:rsidRPr="0017321D" w:rsidRDefault="00EB0379" w:rsidP="00EB0379">
      <w:pPr>
        <w:pStyle w:val="NormalL2"/>
      </w:pPr>
    </w:p>
    <w:p w14:paraId="3220A1B7" w14:textId="77777777" w:rsidR="00EB0379" w:rsidRDefault="00EB0379" w:rsidP="00EB0379">
      <w:pPr>
        <w:pStyle w:val="Heading3"/>
      </w:pPr>
      <w:bookmarkStart w:id="23" w:name="_Toc50289908"/>
      <w:r>
        <w:t>Selection and Rationale</w:t>
      </w:r>
      <w:bookmarkEnd w:id="23"/>
    </w:p>
    <w:p w14:paraId="28E8BB01" w14:textId="03D12785" w:rsidR="00EB0379" w:rsidRPr="0017321D" w:rsidRDefault="00EB0379" w:rsidP="00EB0379">
      <w:pPr>
        <w:pStyle w:val="NormalL2"/>
      </w:pPr>
      <w:r>
        <w:t xml:space="preserve">Option 1 has been discarded because </w:t>
      </w:r>
      <w:r w:rsidR="0005692C">
        <w:t>having a primary object that has all the different user operations is risky and goes against the idea of having low coupling and high cohesion.</w:t>
      </w:r>
    </w:p>
    <w:p w14:paraId="035AE0D2" w14:textId="3EA52673" w:rsidR="00EB0379" w:rsidRDefault="00EB0379" w:rsidP="00EB0379">
      <w:pPr>
        <w:pStyle w:val="NormalL2"/>
      </w:pPr>
      <w:r>
        <w:t xml:space="preserve">Option 2 has been selected because </w:t>
      </w:r>
      <w:r w:rsidR="0005692C">
        <w:t>having a session handler is helpful by handling all the different user operations.</w:t>
      </w:r>
    </w:p>
    <w:p w14:paraId="513CA70B" w14:textId="77777777" w:rsidR="00EB0379" w:rsidRPr="0017321D" w:rsidRDefault="00EB0379" w:rsidP="00EB0379"/>
    <w:p w14:paraId="2D3D56F2" w14:textId="77777777" w:rsidR="00C75F5A" w:rsidRPr="00C75F5A" w:rsidRDefault="00C75F5A" w:rsidP="00EB0379">
      <w:pPr>
        <w:rPr>
          <w:sz w:val="16"/>
          <w:szCs w:val="16"/>
        </w:rPr>
        <w:sectPr w:rsidR="00C75F5A" w:rsidRPr="00C75F5A" w:rsidSect="00A6593C">
          <w:headerReference w:type="default" r:id="rId29"/>
          <w:footerReference w:type="default" r:id="rId30"/>
          <w:pgSz w:w="15840" w:h="12240" w:orient="landscape"/>
          <w:pgMar w:top="720" w:right="720" w:bottom="720" w:left="720" w:header="360" w:footer="360" w:gutter="0"/>
          <w:cols w:space="720"/>
          <w:docGrid w:linePitch="360"/>
        </w:sectPr>
      </w:pPr>
    </w:p>
    <w:p w14:paraId="3857F565" w14:textId="389F3218" w:rsidR="00774689" w:rsidRDefault="00774689" w:rsidP="00774689">
      <w:pPr>
        <w:pStyle w:val="Heading1"/>
      </w:pPr>
      <w:bookmarkStart w:id="24" w:name="_Toc50289909"/>
      <w:r>
        <w:lastRenderedPageBreak/>
        <w:t>Logical View</w:t>
      </w:r>
      <w:bookmarkEnd w:id="24"/>
    </w:p>
    <w:p w14:paraId="4239B1F2" w14:textId="7FAADF04" w:rsidR="00B8520D" w:rsidRDefault="00774689" w:rsidP="00E876A1">
      <w:pPr>
        <w:pStyle w:val="Heading2"/>
      </w:pPr>
      <w:bookmarkStart w:id="25" w:name="_Toc50289910"/>
      <w:r>
        <w:t>Package Diagram</w:t>
      </w:r>
      <w:r w:rsidR="003C21FF">
        <w:t>s</w:t>
      </w:r>
      <w:bookmarkEnd w:id="25"/>
    </w:p>
    <w:p w14:paraId="7C359E2D" w14:textId="68F7C260" w:rsidR="00E876A1" w:rsidRDefault="00E876A1" w:rsidP="00B8520D">
      <w:pPr>
        <w:pStyle w:val="NormalL2"/>
        <w:rPr>
          <w:ins w:id="26" w:author="Allen Rivas" w:date="2021-05-16T14:34:00Z"/>
        </w:rPr>
      </w:pPr>
      <w:del w:id="27" w:author="Allen Rivas" w:date="2021-05-16T14:34:00Z">
        <w:r w:rsidDel="00BE6C27">
          <w:rPr>
            <w:noProof/>
          </w:rPr>
          <w:drawing>
            <wp:inline distT="0" distB="0" distL="0" distR="0" wp14:anchorId="336B44F5" wp14:editId="66A67C88">
              <wp:extent cx="2422187" cy="2172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1643" cy="2190081"/>
                      </a:xfrm>
                      <a:prstGeom prst="rect">
                        <a:avLst/>
                      </a:prstGeom>
                      <a:noFill/>
                      <a:ln>
                        <a:noFill/>
                      </a:ln>
                    </pic:spPr>
                  </pic:pic>
                </a:graphicData>
              </a:graphic>
            </wp:inline>
          </w:drawing>
        </w:r>
      </w:del>
    </w:p>
    <w:p w14:paraId="03E8C302" w14:textId="1F0551DA" w:rsidR="00BE6C27" w:rsidRPr="00143A9F" w:rsidRDefault="00BE6C27">
      <w:pPr>
        <w:pStyle w:val="NormalL2"/>
        <w:ind w:firstLine="720"/>
        <w:pPrChange w:id="28" w:author="Allen Rivas" w:date="2021-05-16T14:34:00Z">
          <w:pPr>
            <w:pStyle w:val="NormalL2"/>
          </w:pPr>
        </w:pPrChange>
      </w:pPr>
      <w:ins w:id="29" w:author="Allen Rivas" w:date="2021-05-16T14:34:00Z">
        <w:r>
          <w:rPr>
            <w:noProof/>
          </w:rPr>
          <w:drawing>
            <wp:inline distT="0" distB="0" distL="0" distR="0" wp14:anchorId="23B90FE7" wp14:editId="44156686">
              <wp:extent cx="4620638" cy="414231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1318" cy="4151891"/>
                      </a:xfrm>
                      <a:prstGeom prst="rect">
                        <a:avLst/>
                      </a:prstGeom>
                      <a:noFill/>
                      <a:ln>
                        <a:noFill/>
                      </a:ln>
                    </pic:spPr>
                  </pic:pic>
                </a:graphicData>
              </a:graphic>
            </wp:inline>
          </w:drawing>
        </w:r>
      </w:ins>
    </w:p>
    <w:p w14:paraId="515D39FC" w14:textId="0782A6FD" w:rsidR="001C3291" w:rsidRDefault="001C3291" w:rsidP="001C3291">
      <w:pPr>
        <w:pStyle w:val="Heading3"/>
      </w:pPr>
      <w:bookmarkStart w:id="30" w:name="_Toc50289911"/>
      <w:r>
        <w:t>Presentation (UI) Layer Components</w:t>
      </w:r>
      <w:bookmarkEnd w:id="30"/>
    </w:p>
    <w:p w14:paraId="7A55696A" w14:textId="688EF0DF" w:rsidR="001C3291" w:rsidRPr="001C3291" w:rsidRDefault="001C3291" w:rsidP="001C3291">
      <w:pPr>
        <w:pStyle w:val="NormalL2"/>
      </w:pPr>
      <w:r>
        <w:t>N/A</w:t>
      </w:r>
    </w:p>
    <w:p w14:paraId="41A26026" w14:textId="7DFF0781" w:rsidR="00774689" w:rsidRDefault="00774689" w:rsidP="001C3291">
      <w:pPr>
        <w:pStyle w:val="Heading3"/>
      </w:pPr>
      <w:bookmarkStart w:id="31" w:name="_Toc50289912"/>
      <w:r>
        <w:t xml:space="preserve">Domain (Application) Layer </w:t>
      </w:r>
      <w:r w:rsidR="003C21FF">
        <w:t>C</w:t>
      </w:r>
      <w:r>
        <w:t>omponents</w:t>
      </w:r>
      <w:bookmarkEnd w:id="31"/>
    </w:p>
    <w:p w14:paraId="2FE9EB67" w14:textId="5EAFD339" w:rsidR="00143A9F" w:rsidRDefault="00D744D3" w:rsidP="001C3291">
      <w:pPr>
        <w:pStyle w:val="Heading4"/>
      </w:pPr>
      <w:r>
        <w:t>Profile</w:t>
      </w:r>
      <w:r w:rsidR="002C5DA9">
        <w:t xml:space="preserve"> </w:t>
      </w:r>
      <w:r>
        <w:t>Manager</w:t>
      </w:r>
    </w:p>
    <w:p w14:paraId="2317131F" w14:textId="6DE5CAC6" w:rsidR="00D744D3" w:rsidRPr="00143A9F" w:rsidRDefault="00D744D3" w:rsidP="001C3291">
      <w:pPr>
        <w:pStyle w:val="NormalL2"/>
      </w:pPr>
      <w:r>
        <w:t xml:space="preserve">Profile manager sub package contains all the CRUD operations that the user can do. The user can create, </w:t>
      </w:r>
      <w:r w:rsidR="0063338F">
        <w:t>update,</w:t>
      </w:r>
      <w:r>
        <w:t xml:space="preserve"> or delete the information that is within the user’s profile. </w:t>
      </w:r>
    </w:p>
    <w:p w14:paraId="2E455BEF" w14:textId="6F302A9B" w:rsidR="00143A9F" w:rsidRDefault="002C5DA9" w:rsidP="001C3291">
      <w:pPr>
        <w:pStyle w:val="Heading4"/>
      </w:pPr>
      <w:r>
        <w:t>Reservation Manager</w:t>
      </w:r>
    </w:p>
    <w:p w14:paraId="6AEF034C" w14:textId="2A42BCE9" w:rsidR="00D744D3" w:rsidRDefault="00D744D3" w:rsidP="001C3291">
      <w:pPr>
        <w:pStyle w:val="NormalL2"/>
      </w:pPr>
      <w:r>
        <w:t xml:space="preserve">Reservation Manager sub package contains all the reservation operations that are available for the user. From getting the reservation, settling, and preparing the bill. To assigning the room and generating a key for the user to open their reserved room. </w:t>
      </w:r>
    </w:p>
    <w:p w14:paraId="3AE44360" w14:textId="1F54020D" w:rsidR="00240DD2" w:rsidRDefault="004E612C" w:rsidP="001C3291">
      <w:pPr>
        <w:pStyle w:val="Heading4"/>
      </w:pPr>
      <w:r>
        <w:t>Session</w:t>
      </w:r>
      <w:r w:rsidR="002C5DA9">
        <w:t xml:space="preserve"> </w:t>
      </w:r>
      <w:r>
        <w:t>Manager</w:t>
      </w:r>
    </w:p>
    <w:p w14:paraId="6B391D6C" w14:textId="1C55BF47" w:rsidR="00BF7362" w:rsidRPr="00BF7362" w:rsidRDefault="004E612C" w:rsidP="004E612C">
      <w:pPr>
        <w:pStyle w:val="NormalL2"/>
        <w:ind w:left="864"/>
      </w:pPr>
      <w:r>
        <w:t xml:space="preserve">Session Manager sub package contains the authentication and termination of the user session. Essentially, when the user logs in and when the user terminates their login session. </w:t>
      </w:r>
    </w:p>
    <w:p w14:paraId="2934AD8E" w14:textId="528EB949" w:rsidR="001C3291" w:rsidRDefault="001C3291" w:rsidP="001C3291">
      <w:pPr>
        <w:pStyle w:val="Heading3"/>
      </w:pPr>
      <w:bookmarkStart w:id="32" w:name="_Toc50289916"/>
      <w:r>
        <w:t>Technical Services Layer Components</w:t>
      </w:r>
      <w:bookmarkEnd w:id="32"/>
    </w:p>
    <w:p w14:paraId="64F2DF26" w14:textId="533E5BC6" w:rsidR="001C3291" w:rsidRDefault="002308FD" w:rsidP="001C3291">
      <w:pPr>
        <w:pStyle w:val="Heading4"/>
      </w:pPr>
      <w:r>
        <w:t>Logging</w:t>
      </w:r>
    </w:p>
    <w:p w14:paraId="66BB5171" w14:textId="79A0AACA" w:rsidR="002308FD" w:rsidRPr="00143A9F" w:rsidRDefault="002308FD" w:rsidP="001C3291">
      <w:pPr>
        <w:pStyle w:val="NormalL2"/>
      </w:pPr>
      <w:r>
        <w:t xml:space="preserve">Logging sub package essential is checking for logging in errors. Where the user is not able to get into their user profile. </w:t>
      </w:r>
    </w:p>
    <w:p w14:paraId="27B21542" w14:textId="57FDE03B" w:rsidR="001C3291" w:rsidRDefault="002308FD" w:rsidP="001C3291">
      <w:pPr>
        <w:pStyle w:val="Heading4"/>
      </w:pPr>
      <w:r>
        <w:lastRenderedPageBreak/>
        <w:t>Persistence</w:t>
      </w:r>
    </w:p>
    <w:p w14:paraId="0732DCDE" w14:textId="0528AC1A" w:rsidR="002308FD" w:rsidRDefault="002308FD" w:rsidP="001C3291">
      <w:pPr>
        <w:pStyle w:val="NormalL2"/>
      </w:pPr>
      <w:r>
        <w:t xml:space="preserve">Persistence sub package contains all the information about the different users. </w:t>
      </w:r>
      <w:r w:rsidR="006E0AA4">
        <w:t>Essentially, it is the database that contains all the users’ information from the hotel.</w:t>
      </w:r>
    </w:p>
    <w:p w14:paraId="58477CCF" w14:textId="78DE29E8" w:rsidR="003C21FF" w:rsidRDefault="003C21FF" w:rsidP="00774689">
      <w:pPr>
        <w:pStyle w:val="Heading2"/>
      </w:pPr>
      <w:bookmarkStart w:id="33" w:name="_Toc50289920"/>
      <w:r>
        <w:t>Interface Diagrams</w:t>
      </w:r>
      <w:bookmarkEnd w:id="33"/>
    </w:p>
    <w:p w14:paraId="7E735DE1" w14:textId="31DB2FA2" w:rsidR="001C33F3" w:rsidRDefault="001C33F3" w:rsidP="001C33F3">
      <w:pPr>
        <w:pStyle w:val="Heading3"/>
      </w:pPr>
      <w:bookmarkStart w:id="34" w:name="_Toc50289921"/>
      <w:r>
        <w:t>Presentation (UI) Layer Interface Diagram</w:t>
      </w:r>
      <w:bookmarkEnd w:id="34"/>
      <w:r w:rsidR="00A6535D">
        <w:t>s</w:t>
      </w:r>
    </w:p>
    <w:p w14:paraId="56A737E0" w14:textId="057E7289" w:rsidR="001C33F3" w:rsidRPr="001C3291" w:rsidRDefault="001C33F3">
      <w:pPr>
        <w:pStyle w:val="NormalL2"/>
        <w:tabs>
          <w:tab w:val="left" w:pos="1961"/>
        </w:tabs>
        <w:pPrChange w:id="35" w:author="Allen Rivas" w:date="2021-05-16T14:44:00Z">
          <w:pPr>
            <w:pStyle w:val="NormalL2"/>
          </w:pPr>
        </w:pPrChange>
      </w:pPr>
      <w:r>
        <w:t>N/A</w:t>
      </w:r>
    </w:p>
    <w:p w14:paraId="0C22B622" w14:textId="77F4FE9D" w:rsidR="003C21FF" w:rsidRDefault="00774689" w:rsidP="000054C3">
      <w:pPr>
        <w:pStyle w:val="Heading3"/>
      </w:pPr>
      <w:bookmarkStart w:id="36" w:name="_Toc50289922"/>
      <w:r>
        <w:t xml:space="preserve">Domain </w:t>
      </w:r>
      <w:r w:rsidR="003C21FF">
        <w:t>Layer Interface Diagram</w:t>
      </w:r>
      <w:bookmarkEnd w:id="36"/>
      <w:r w:rsidR="00A6535D">
        <w:t>s</w:t>
      </w:r>
    </w:p>
    <w:p w14:paraId="582893F7" w14:textId="6AAA2516" w:rsidR="003C21FF" w:rsidRPr="003C21FF" w:rsidRDefault="00BA791C" w:rsidP="003C21FF">
      <w:pPr>
        <w:pStyle w:val="NormalL2"/>
      </w:pPr>
      <w:r w:rsidRPr="00BA791C">
        <w:rPr>
          <w:noProof/>
        </w:rPr>
        <w:drawing>
          <wp:inline distT="0" distB="0" distL="0" distR="0" wp14:anchorId="1C5DAE23" wp14:editId="441C6766">
            <wp:extent cx="6499305" cy="3279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03850" cy="3281433"/>
                    </a:xfrm>
                    <a:prstGeom prst="rect">
                      <a:avLst/>
                    </a:prstGeom>
                  </pic:spPr>
                </pic:pic>
              </a:graphicData>
            </a:graphic>
          </wp:inline>
        </w:drawing>
      </w:r>
    </w:p>
    <w:p w14:paraId="38188AB0" w14:textId="4782FF93" w:rsidR="00774689" w:rsidRDefault="00774689" w:rsidP="000054C3">
      <w:pPr>
        <w:pStyle w:val="Heading3"/>
      </w:pPr>
      <w:bookmarkStart w:id="37" w:name="_Toc50289923"/>
      <w:r>
        <w:t xml:space="preserve">Technical Services </w:t>
      </w:r>
      <w:r w:rsidR="005E44E8">
        <w:t xml:space="preserve">Interface </w:t>
      </w:r>
      <w:r w:rsidR="003C21FF">
        <w:t>Diagram</w:t>
      </w:r>
      <w:bookmarkEnd w:id="37"/>
      <w:r w:rsidR="00A6535D">
        <w:t>s</w:t>
      </w:r>
    </w:p>
    <w:p w14:paraId="079386A5" w14:textId="767908DE" w:rsidR="00BA791C" w:rsidRPr="00BA791C" w:rsidRDefault="00BA791C" w:rsidP="00BA791C">
      <w:pPr>
        <w:pStyle w:val="NormalL2"/>
      </w:pPr>
      <w:r w:rsidRPr="00BA791C">
        <w:rPr>
          <w:noProof/>
        </w:rPr>
        <w:drawing>
          <wp:inline distT="0" distB="0" distL="0" distR="0" wp14:anchorId="1C562CA1" wp14:editId="6FDB1B18">
            <wp:extent cx="6120316" cy="1580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0359" cy="1583109"/>
                    </a:xfrm>
                    <a:prstGeom prst="rect">
                      <a:avLst/>
                    </a:prstGeom>
                  </pic:spPr>
                </pic:pic>
              </a:graphicData>
            </a:graphic>
          </wp:inline>
        </w:drawing>
      </w:r>
    </w:p>
    <w:p w14:paraId="34DAEB89" w14:textId="53A18858" w:rsidR="00BF7362" w:rsidRDefault="00F66BF8" w:rsidP="00F66BF8">
      <w:pPr>
        <w:pStyle w:val="Heading2"/>
      </w:pPr>
      <w:bookmarkStart w:id="38" w:name="_Toc50289924"/>
      <w:r w:rsidRPr="00F66BF8">
        <w:lastRenderedPageBreak/>
        <w:t>Design Patterns</w:t>
      </w:r>
      <w:bookmarkEnd w:id="38"/>
    </w:p>
    <w:p w14:paraId="32343383" w14:textId="0DD15CCC" w:rsidR="000054C3" w:rsidRDefault="000054C3" w:rsidP="000054C3">
      <w:pPr>
        <w:pStyle w:val="Heading3"/>
      </w:pPr>
      <w:bookmarkStart w:id="39" w:name="_Toc50289925"/>
      <w:r w:rsidRPr="000054C3">
        <w:t>Polymorphism GRASP Pattern</w:t>
      </w:r>
      <w:bookmarkEnd w:id="39"/>
    </w:p>
    <w:p w14:paraId="33E1BAA7" w14:textId="3B153BD9" w:rsidR="000054C3" w:rsidRPr="000054C3" w:rsidRDefault="000054C3" w:rsidP="000054C3">
      <w:pPr>
        <w:pStyle w:val="Heading4"/>
      </w:pPr>
      <w:bookmarkStart w:id="40" w:name="_Toc50289926"/>
      <w:r>
        <w:t>Generalization / Specialization Diagrams</w:t>
      </w:r>
      <w:bookmarkEnd w:id="40"/>
    </w:p>
    <w:tbl>
      <w:tblPr>
        <w:tblStyle w:val="TableGrid"/>
        <w:tblW w:w="5000" w:type="pct"/>
        <w:tblLook w:val="0620" w:firstRow="1" w:lastRow="0" w:firstColumn="0" w:lastColumn="0" w:noHBand="1" w:noVBand="1"/>
      </w:tblPr>
      <w:tblGrid>
        <w:gridCol w:w="10790"/>
      </w:tblGrid>
      <w:tr w:rsidR="004E2444" w14:paraId="389AEE8E" w14:textId="77777777" w:rsidTr="004E2444">
        <w:trPr>
          <w:cantSplit/>
          <w:tblHeader/>
        </w:trPr>
        <w:tc>
          <w:tcPr>
            <w:tcW w:w="5000" w:type="pct"/>
            <w:shd w:val="clear" w:color="auto" w:fill="D9D9D9" w:themeFill="background1" w:themeFillShade="D9"/>
            <w:vAlign w:val="bottom"/>
          </w:tcPr>
          <w:p w14:paraId="3AC32C25" w14:textId="77777777" w:rsidR="004E2444" w:rsidRPr="00D535DD" w:rsidRDefault="004E2444" w:rsidP="00C75F5A">
            <w:r>
              <w:t>Static View</w:t>
            </w:r>
          </w:p>
        </w:tc>
      </w:tr>
      <w:tr w:rsidR="004E2444" w14:paraId="158E7CF1" w14:textId="77777777" w:rsidTr="004E2444">
        <w:trPr>
          <w:cantSplit/>
        </w:trPr>
        <w:tc>
          <w:tcPr>
            <w:tcW w:w="5000" w:type="pct"/>
          </w:tcPr>
          <w:p w14:paraId="6CFD7FAE" w14:textId="756A6309" w:rsidR="00B8242B" w:rsidRDefault="007B71EE" w:rsidP="007B71EE">
            <w:pPr>
              <w:jc w:val="center"/>
            </w:pPr>
            <w:r w:rsidRPr="007B71EE">
              <w:rPr>
                <w:noProof/>
              </w:rPr>
              <w:drawing>
                <wp:inline distT="0" distB="0" distL="0" distR="0" wp14:anchorId="0D665319" wp14:editId="005D1B50">
                  <wp:extent cx="4192621" cy="39510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1674" cy="3959544"/>
                          </a:xfrm>
                          <a:prstGeom prst="rect">
                            <a:avLst/>
                          </a:prstGeom>
                        </pic:spPr>
                      </pic:pic>
                    </a:graphicData>
                  </a:graphic>
                </wp:inline>
              </w:drawing>
            </w:r>
          </w:p>
        </w:tc>
      </w:tr>
      <w:tr w:rsidR="004E2444" w14:paraId="3BA7962E" w14:textId="77777777" w:rsidTr="004E2444">
        <w:trPr>
          <w:cantSplit/>
        </w:trPr>
        <w:tc>
          <w:tcPr>
            <w:tcW w:w="5000" w:type="pct"/>
          </w:tcPr>
          <w:p w14:paraId="165BD4F0" w14:textId="74C11E43" w:rsidR="004E2444" w:rsidRDefault="00715E3A" w:rsidP="00C75F5A">
            <w:r>
              <w:t xml:space="preserve">The different payments (PayPal, Venmo, Debit and Credit card) are inheriting from the PaymentType providing the all the different user information. </w:t>
            </w:r>
          </w:p>
        </w:tc>
      </w:tr>
    </w:tbl>
    <w:p w14:paraId="27392ED7" w14:textId="77777777" w:rsidR="004E2444" w:rsidRDefault="004E2444" w:rsidP="004E2444"/>
    <w:p w14:paraId="4166BB4C" w14:textId="437E5721" w:rsidR="000054C3" w:rsidRDefault="000054C3" w:rsidP="000054C3">
      <w:pPr>
        <w:pStyle w:val="Heading4"/>
      </w:pPr>
      <w:bookmarkStart w:id="41" w:name="_Toc50289927"/>
      <w:r>
        <w:t>Factory Pattern Diagrams</w:t>
      </w:r>
      <w:bookmarkEnd w:id="41"/>
    </w:p>
    <w:tbl>
      <w:tblPr>
        <w:tblStyle w:val="TableGrid"/>
        <w:tblW w:w="5000" w:type="pct"/>
        <w:tblLook w:val="0620" w:firstRow="1" w:lastRow="0" w:firstColumn="0" w:lastColumn="0" w:noHBand="1" w:noVBand="1"/>
      </w:tblPr>
      <w:tblGrid>
        <w:gridCol w:w="5392"/>
        <w:gridCol w:w="5398"/>
      </w:tblGrid>
      <w:tr w:rsidR="007B71EE" w14:paraId="4572B568" w14:textId="77777777" w:rsidTr="00105AE3">
        <w:trPr>
          <w:cantSplit/>
          <w:tblHeader/>
        </w:trPr>
        <w:tc>
          <w:tcPr>
            <w:tcW w:w="2500" w:type="pct"/>
            <w:shd w:val="clear" w:color="auto" w:fill="D9D9D9" w:themeFill="background1" w:themeFillShade="D9"/>
            <w:vAlign w:val="bottom"/>
          </w:tcPr>
          <w:p w14:paraId="5EB5B0E4" w14:textId="54F88AC6" w:rsidR="00E34383" w:rsidRPr="00D535DD" w:rsidRDefault="00E34383" w:rsidP="00C75F5A">
            <w:r>
              <w:t>Static View</w:t>
            </w:r>
          </w:p>
        </w:tc>
        <w:tc>
          <w:tcPr>
            <w:tcW w:w="2500" w:type="pct"/>
            <w:shd w:val="clear" w:color="auto" w:fill="D9D9D9" w:themeFill="background1" w:themeFillShade="D9"/>
            <w:vAlign w:val="bottom"/>
          </w:tcPr>
          <w:p w14:paraId="7B4FF4E3" w14:textId="21E6CE58" w:rsidR="00E34383" w:rsidRPr="00D535DD" w:rsidRDefault="00E34383" w:rsidP="00C75F5A">
            <w:r>
              <w:t>Dynamic View</w:t>
            </w:r>
          </w:p>
        </w:tc>
      </w:tr>
      <w:tr w:rsidR="007B71EE" w14:paraId="6D14CB4C" w14:textId="77777777" w:rsidTr="00105AE3">
        <w:trPr>
          <w:cantSplit/>
        </w:trPr>
        <w:tc>
          <w:tcPr>
            <w:tcW w:w="2500" w:type="pct"/>
          </w:tcPr>
          <w:p w14:paraId="5CA623E2" w14:textId="039B9BC5" w:rsidR="00E34383" w:rsidRDefault="007B71EE" w:rsidP="00C75F5A">
            <w:r w:rsidRPr="007B71EE">
              <w:rPr>
                <w:noProof/>
              </w:rPr>
              <w:drawing>
                <wp:inline distT="0" distB="0" distL="0" distR="0" wp14:anchorId="03B37ECB" wp14:editId="1813DFA4">
                  <wp:extent cx="3343742" cy="22958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3742" cy="2295845"/>
                          </a:xfrm>
                          <a:prstGeom prst="rect">
                            <a:avLst/>
                          </a:prstGeom>
                        </pic:spPr>
                      </pic:pic>
                    </a:graphicData>
                  </a:graphic>
                </wp:inline>
              </w:drawing>
            </w:r>
          </w:p>
        </w:tc>
        <w:tc>
          <w:tcPr>
            <w:tcW w:w="2500" w:type="pct"/>
          </w:tcPr>
          <w:p w14:paraId="46782CC2" w14:textId="77777777" w:rsidR="007B71EE" w:rsidRDefault="007B71EE" w:rsidP="007B71EE">
            <w:pPr>
              <w:jc w:val="center"/>
              <w:rPr>
                <w:noProof/>
              </w:rPr>
            </w:pPr>
          </w:p>
          <w:p w14:paraId="444B0180" w14:textId="77777777" w:rsidR="007B71EE" w:rsidRDefault="007B71EE" w:rsidP="007B71EE">
            <w:pPr>
              <w:jc w:val="center"/>
              <w:rPr>
                <w:noProof/>
              </w:rPr>
            </w:pPr>
          </w:p>
          <w:p w14:paraId="5B4EA1B4" w14:textId="77777777" w:rsidR="007B71EE" w:rsidRDefault="007B71EE" w:rsidP="007B71EE">
            <w:pPr>
              <w:jc w:val="center"/>
              <w:rPr>
                <w:noProof/>
              </w:rPr>
            </w:pPr>
          </w:p>
          <w:p w14:paraId="6CBB6B6B" w14:textId="6F6A47BA" w:rsidR="00E34383" w:rsidRDefault="007B71EE" w:rsidP="007B71EE">
            <w:pPr>
              <w:jc w:val="center"/>
            </w:pPr>
            <w:ins w:id="42" w:author="Allen Rivas" w:date="2021-05-16T16:14:00Z">
              <w:r>
                <w:rPr>
                  <w:noProof/>
                </w:rPr>
                <w:drawing>
                  <wp:inline distT="0" distB="0" distL="0" distR="0" wp14:anchorId="27259123" wp14:editId="47F5CD74">
                    <wp:extent cx="3356683" cy="58936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7137" cy="619290"/>
                            </a:xfrm>
                            <a:prstGeom prst="rect">
                              <a:avLst/>
                            </a:prstGeom>
                            <a:noFill/>
                            <a:ln>
                              <a:noFill/>
                            </a:ln>
                          </pic:spPr>
                        </pic:pic>
                      </a:graphicData>
                    </a:graphic>
                  </wp:inline>
                </w:drawing>
              </w:r>
            </w:ins>
          </w:p>
        </w:tc>
      </w:tr>
      <w:tr w:rsidR="007B71EE" w14:paraId="745E97DE" w14:textId="77777777" w:rsidTr="00105AE3">
        <w:trPr>
          <w:cantSplit/>
        </w:trPr>
        <w:tc>
          <w:tcPr>
            <w:tcW w:w="2500" w:type="pct"/>
          </w:tcPr>
          <w:p w14:paraId="51C8244F" w14:textId="0E0BE3AA" w:rsidR="00E34383" w:rsidRDefault="007B71EE" w:rsidP="004E2444">
            <w:r>
              <w:t xml:space="preserve">PaymentType is inheriting from the ProfileMangerHandler so it can provide the information from the different ways of payment. </w:t>
            </w:r>
          </w:p>
        </w:tc>
        <w:tc>
          <w:tcPr>
            <w:tcW w:w="2500" w:type="pct"/>
          </w:tcPr>
          <w:p w14:paraId="0625D4BA" w14:textId="462567C0" w:rsidR="00E34383" w:rsidRDefault="007B71EE" w:rsidP="00C75F5A">
            <w:r>
              <w:t xml:space="preserve">Returning the payment information from the user that is logged in. </w:t>
            </w:r>
          </w:p>
        </w:tc>
      </w:tr>
    </w:tbl>
    <w:p w14:paraId="3DEE344B" w14:textId="77777777" w:rsidR="004E2444" w:rsidRDefault="004E2444" w:rsidP="004E2444"/>
    <w:p w14:paraId="6F4FF2FF" w14:textId="5205A740" w:rsidR="00F7383D" w:rsidRDefault="00F7383D" w:rsidP="00F7383D">
      <w:pPr>
        <w:pStyle w:val="Heading4"/>
      </w:pPr>
      <w:bookmarkStart w:id="43" w:name="_Toc50289928"/>
      <w:r>
        <w:lastRenderedPageBreak/>
        <w:t>Source Code References</w:t>
      </w:r>
      <w:bookmarkEnd w:id="43"/>
    </w:p>
    <w:tbl>
      <w:tblPr>
        <w:tblStyle w:val="TableGrid"/>
        <w:tblW w:w="5000" w:type="pct"/>
        <w:tblLook w:val="0620" w:firstRow="1" w:lastRow="0" w:firstColumn="0" w:lastColumn="0" w:noHBand="1" w:noVBand="1"/>
      </w:tblPr>
      <w:tblGrid>
        <w:gridCol w:w="6304"/>
        <w:gridCol w:w="4486"/>
      </w:tblGrid>
      <w:tr w:rsidR="00F7383D" w14:paraId="2E27CF22" w14:textId="77777777" w:rsidTr="00C75F5A">
        <w:trPr>
          <w:tblHeader/>
        </w:trPr>
        <w:tc>
          <w:tcPr>
            <w:tcW w:w="2921" w:type="pct"/>
            <w:shd w:val="clear" w:color="auto" w:fill="D9D9D9" w:themeFill="background1" w:themeFillShade="D9"/>
            <w:vAlign w:val="bottom"/>
          </w:tcPr>
          <w:p w14:paraId="40231B82" w14:textId="77777777" w:rsidR="00F7383D" w:rsidRPr="00D535DD" w:rsidRDefault="00F7383D" w:rsidP="00C75F5A">
            <w:r>
              <w:t>Source code file name</w:t>
            </w:r>
          </w:p>
        </w:tc>
        <w:tc>
          <w:tcPr>
            <w:tcW w:w="2079" w:type="pct"/>
            <w:shd w:val="clear" w:color="auto" w:fill="D9D9D9" w:themeFill="background1" w:themeFillShade="D9"/>
            <w:vAlign w:val="bottom"/>
          </w:tcPr>
          <w:p w14:paraId="1DE325A4" w14:textId="77777777" w:rsidR="00F7383D" w:rsidRPr="00D535DD" w:rsidRDefault="00F7383D" w:rsidP="00C75F5A">
            <w:r>
              <w:t>Line number(s)</w:t>
            </w:r>
          </w:p>
        </w:tc>
      </w:tr>
      <w:tr w:rsidR="00F7383D" w14:paraId="18194254" w14:textId="77777777" w:rsidTr="00C75F5A">
        <w:tc>
          <w:tcPr>
            <w:tcW w:w="2921" w:type="pct"/>
          </w:tcPr>
          <w:p w14:paraId="48421AED" w14:textId="391A3280" w:rsidR="00F7383D" w:rsidRDefault="00E47A13" w:rsidP="00C75F5A">
            <w:r>
              <w:t>Objects.hpp</w:t>
            </w:r>
          </w:p>
        </w:tc>
        <w:tc>
          <w:tcPr>
            <w:tcW w:w="2079" w:type="pct"/>
          </w:tcPr>
          <w:p w14:paraId="2B0FCC31" w14:textId="6BA24A3D" w:rsidR="00F7383D" w:rsidRDefault="00E47A13" w:rsidP="00C75F5A">
            <w:r>
              <w:t>35-68</w:t>
            </w:r>
          </w:p>
        </w:tc>
      </w:tr>
      <w:tr w:rsidR="00F7383D" w14:paraId="4F7C912F" w14:textId="77777777" w:rsidTr="00C75F5A">
        <w:tc>
          <w:tcPr>
            <w:tcW w:w="2921" w:type="pct"/>
          </w:tcPr>
          <w:p w14:paraId="1C1251C8" w14:textId="77777777" w:rsidR="00F7383D" w:rsidRDefault="00F7383D" w:rsidP="00C75F5A"/>
        </w:tc>
        <w:tc>
          <w:tcPr>
            <w:tcW w:w="2079" w:type="pct"/>
          </w:tcPr>
          <w:p w14:paraId="05D82127" w14:textId="77777777" w:rsidR="00F7383D" w:rsidRDefault="00F7383D" w:rsidP="00C75F5A"/>
        </w:tc>
      </w:tr>
    </w:tbl>
    <w:p w14:paraId="4DFEBD2B" w14:textId="77777777" w:rsidR="00F7383D" w:rsidRDefault="00F7383D" w:rsidP="00F7383D"/>
    <w:p w14:paraId="75198686" w14:textId="149C5F3F" w:rsidR="000054C3" w:rsidRDefault="000054C3" w:rsidP="000054C3">
      <w:pPr>
        <w:pStyle w:val="Heading3"/>
      </w:pPr>
      <w:bookmarkStart w:id="44" w:name="_Toc50289929"/>
      <w:r w:rsidRPr="000054C3">
        <w:t>Protected Variations GRASP Pattern</w:t>
      </w:r>
      <w:bookmarkEnd w:id="44"/>
    </w:p>
    <w:p w14:paraId="40B8B63E" w14:textId="77777777" w:rsidR="00F7383D" w:rsidRPr="000054C3" w:rsidRDefault="00F7383D" w:rsidP="00F7383D">
      <w:pPr>
        <w:pStyle w:val="Heading4"/>
      </w:pPr>
      <w:bookmarkStart w:id="45" w:name="_Toc50289930"/>
      <w:r>
        <w:t>Generalization / Specialization Diagrams</w:t>
      </w:r>
      <w:bookmarkEnd w:id="45"/>
    </w:p>
    <w:tbl>
      <w:tblPr>
        <w:tblStyle w:val="TableGrid"/>
        <w:tblW w:w="5000" w:type="pct"/>
        <w:tblLook w:val="0620" w:firstRow="1" w:lastRow="0" w:firstColumn="0" w:lastColumn="0" w:noHBand="1" w:noVBand="1"/>
      </w:tblPr>
      <w:tblGrid>
        <w:gridCol w:w="10790"/>
      </w:tblGrid>
      <w:tr w:rsidR="005F2BCA" w14:paraId="7CA72431" w14:textId="77777777" w:rsidTr="005F2BCA">
        <w:trPr>
          <w:cantSplit/>
          <w:tblHeader/>
        </w:trPr>
        <w:tc>
          <w:tcPr>
            <w:tcW w:w="5000" w:type="pct"/>
            <w:shd w:val="clear" w:color="auto" w:fill="D9D9D9" w:themeFill="background1" w:themeFillShade="D9"/>
            <w:vAlign w:val="bottom"/>
          </w:tcPr>
          <w:p w14:paraId="7A146D04" w14:textId="77777777" w:rsidR="005F2BCA" w:rsidRPr="00D535DD" w:rsidRDefault="005F2BCA" w:rsidP="005F2BCA">
            <w:r>
              <w:t>Static View</w:t>
            </w:r>
          </w:p>
        </w:tc>
      </w:tr>
      <w:tr w:rsidR="005F2BCA" w14:paraId="6583B566" w14:textId="77777777" w:rsidTr="005F2BCA">
        <w:trPr>
          <w:cantSplit/>
        </w:trPr>
        <w:tc>
          <w:tcPr>
            <w:tcW w:w="5000" w:type="pct"/>
          </w:tcPr>
          <w:p w14:paraId="15C945B4" w14:textId="579FAF86" w:rsidR="005F2BCA" w:rsidRDefault="007619AA" w:rsidP="005F2BCA">
            <w:r w:rsidRPr="007619AA">
              <w:rPr>
                <w:noProof/>
              </w:rPr>
              <w:drawing>
                <wp:inline distT="0" distB="0" distL="0" distR="0" wp14:anchorId="241D9EE5" wp14:editId="1F656A4B">
                  <wp:extent cx="5172797" cy="363905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2797" cy="3639058"/>
                          </a:xfrm>
                          <a:prstGeom prst="rect">
                            <a:avLst/>
                          </a:prstGeom>
                        </pic:spPr>
                      </pic:pic>
                    </a:graphicData>
                  </a:graphic>
                </wp:inline>
              </w:drawing>
            </w:r>
          </w:p>
        </w:tc>
      </w:tr>
      <w:tr w:rsidR="005F2BCA" w14:paraId="1EFEC889" w14:textId="77777777" w:rsidTr="005F2BCA">
        <w:trPr>
          <w:cantSplit/>
        </w:trPr>
        <w:tc>
          <w:tcPr>
            <w:tcW w:w="5000" w:type="pct"/>
          </w:tcPr>
          <w:p w14:paraId="08D2EDF0" w14:textId="52702904" w:rsidR="005F2BCA" w:rsidRDefault="00CD2304" w:rsidP="005F2BCA">
            <w:r>
              <w:t xml:space="preserve">GuestSession is inherting from the SessionManagerHandler so it can let the session know that it is currently logged in as a guest. </w:t>
            </w:r>
          </w:p>
        </w:tc>
      </w:tr>
    </w:tbl>
    <w:p w14:paraId="15C3AD85" w14:textId="77777777" w:rsidR="005F2BCA" w:rsidRDefault="005F2BCA" w:rsidP="005F2BCA">
      <w:bookmarkStart w:id="46" w:name="_Toc50289931"/>
    </w:p>
    <w:p w14:paraId="3B7A54E2" w14:textId="79296AF0" w:rsidR="00F7383D" w:rsidRDefault="00F7383D" w:rsidP="00F7383D">
      <w:pPr>
        <w:pStyle w:val="Heading4"/>
      </w:pPr>
      <w:r>
        <w:t>Abstract Factory Pattern Diagrams</w:t>
      </w:r>
      <w:bookmarkEnd w:id="46"/>
    </w:p>
    <w:tbl>
      <w:tblPr>
        <w:tblStyle w:val="TableGrid"/>
        <w:tblW w:w="5000" w:type="pct"/>
        <w:tblLook w:val="0620" w:firstRow="1" w:lastRow="0" w:firstColumn="0" w:lastColumn="0" w:noHBand="1" w:noVBand="1"/>
      </w:tblPr>
      <w:tblGrid>
        <w:gridCol w:w="5871"/>
        <w:gridCol w:w="4919"/>
      </w:tblGrid>
      <w:tr w:rsidR="004E2444" w14:paraId="200FF590" w14:textId="77777777" w:rsidTr="00105AE3">
        <w:trPr>
          <w:cantSplit/>
          <w:tblHeader/>
        </w:trPr>
        <w:tc>
          <w:tcPr>
            <w:tcW w:w="2500" w:type="pct"/>
            <w:shd w:val="clear" w:color="auto" w:fill="D9D9D9" w:themeFill="background1" w:themeFillShade="D9"/>
            <w:vAlign w:val="bottom"/>
          </w:tcPr>
          <w:p w14:paraId="52DA2D46" w14:textId="77777777" w:rsidR="004E2444" w:rsidRPr="00D535DD" w:rsidRDefault="004E2444" w:rsidP="00C75F5A">
            <w:r>
              <w:t>Static View</w:t>
            </w:r>
          </w:p>
        </w:tc>
        <w:tc>
          <w:tcPr>
            <w:tcW w:w="2500" w:type="pct"/>
            <w:shd w:val="clear" w:color="auto" w:fill="D9D9D9" w:themeFill="background1" w:themeFillShade="D9"/>
            <w:vAlign w:val="bottom"/>
          </w:tcPr>
          <w:p w14:paraId="1707C4A7" w14:textId="77777777" w:rsidR="004E2444" w:rsidRPr="00D535DD" w:rsidRDefault="004E2444" w:rsidP="00C75F5A">
            <w:r>
              <w:t>Dynamic View</w:t>
            </w:r>
          </w:p>
        </w:tc>
      </w:tr>
      <w:tr w:rsidR="004E2444" w14:paraId="00B07900" w14:textId="77777777" w:rsidTr="00105AE3">
        <w:trPr>
          <w:cantSplit/>
        </w:trPr>
        <w:tc>
          <w:tcPr>
            <w:tcW w:w="2500" w:type="pct"/>
          </w:tcPr>
          <w:p w14:paraId="50FDCC19" w14:textId="03AE6919" w:rsidR="004E2444" w:rsidRDefault="007619AA" w:rsidP="00C75F5A">
            <w:r w:rsidRPr="007619AA">
              <w:rPr>
                <w:noProof/>
              </w:rPr>
              <w:drawing>
                <wp:inline distT="0" distB="0" distL="0" distR="0" wp14:anchorId="5502A5CB" wp14:editId="398805DA">
                  <wp:extent cx="3614378" cy="168288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2376" cy="1686609"/>
                          </a:xfrm>
                          <a:prstGeom prst="rect">
                            <a:avLst/>
                          </a:prstGeom>
                        </pic:spPr>
                      </pic:pic>
                    </a:graphicData>
                  </a:graphic>
                </wp:inline>
              </w:drawing>
            </w:r>
          </w:p>
        </w:tc>
        <w:tc>
          <w:tcPr>
            <w:tcW w:w="2500" w:type="pct"/>
          </w:tcPr>
          <w:p w14:paraId="1579E770" w14:textId="10446A3B" w:rsidR="004E2444" w:rsidRDefault="007619AA" w:rsidP="00C75F5A">
            <w:r w:rsidRPr="007619AA">
              <w:rPr>
                <w:noProof/>
              </w:rPr>
              <w:drawing>
                <wp:inline distT="0" distB="0" distL="0" distR="0" wp14:anchorId="2BAC160D" wp14:editId="4DDABB0D">
                  <wp:extent cx="3005847" cy="931534"/>
                  <wp:effectExtent l="0" t="0" r="444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6002" cy="937780"/>
                          </a:xfrm>
                          <a:prstGeom prst="rect">
                            <a:avLst/>
                          </a:prstGeom>
                        </pic:spPr>
                      </pic:pic>
                    </a:graphicData>
                  </a:graphic>
                </wp:inline>
              </w:drawing>
            </w:r>
          </w:p>
        </w:tc>
      </w:tr>
      <w:tr w:rsidR="004E2444" w14:paraId="3AC8AB2E" w14:textId="77777777" w:rsidTr="00105AE3">
        <w:trPr>
          <w:cantSplit/>
        </w:trPr>
        <w:tc>
          <w:tcPr>
            <w:tcW w:w="2500" w:type="pct"/>
          </w:tcPr>
          <w:p w14:paraId="0D1EA927" w14:textId="4E03359C" w:rsidR="004E2444" w:rsidRDefault="00CD2304" w:rsidP="00C75F5A">
            <w:r>
              <w:t>GuestSession is inherting from the SessionManagerHandler so it can let the session know that it is currently logged in as a guest.</w:t>
            </w:r>
          </w:p>
        </w:tc>
        <w:tc>
          <w:tcPr>
            <w:tcW w:w="2500" w:type="pct"/>
          </w:tcPr>
          <w:p w14:paraId="6C4C00D4" w14:textId="19C396D4" w:rsidR="004E2444" w:rsidRDefault="00CD2304" w:rsidP="00C75F5A">
            <w:r>
              <w:t xml:space="preserve">Shows that a session is being started by a guest login </w:t>
            </w:r>
          </w:p>
        </w:tc>
      </w:tr>
    </w:tbl>
    <w:p w14:paraId="3F5BE3FF" w14:textId="77777777" w:rsidR="004E2444" w:rsidRDefault="004E2444" w:rsidP="004E2444"/>
    <w:p w14:paraId="4813349D" w14:textId="77777777" w:rsidR="00F7383D" w:rsidRDefault="00F7383D" w:rsidP="00F7383D">
      <w:pPr>
        <w:pStyle w:val="Heading4"/>
      </w:pPr>
      <w:bookmarkStart w:id="47" w:name="_Toc50289932"/>
      <w:r>
        <w:lastRenderedPageBreak/>
        <w:t>Source Code References</w:t>
      </w:r>
      <w:bookmarkEnd w:id="47"/>
    </w:p>
    <w:tbl>
      <w:tblPr>
        <w:tblStyle w:val="TableGrid"/>
        <w:tblW w:w="5000" w:type="pct"/>
        <w:tblLook w:val="0620" w:firstRow="1" w:lastRow="0" w:firstColumn="0" w:lastColumn="0" w:noHBand="1" w:noVBand="1"/>
      </w:tblPr>
      <w:tblGrid>
        <w:gridCol w:w="6304"/>
        <w:gridCol w:w="4486"/>
      </w:tblGrid>
      <w:tr w:rsidR="00F7383D" w14:paraId="0FD41DB5" w14:textId="77777777" w:rsidTr="00F7383D">
        <w:trPr>
          <w:tblHeader/>
        </w:trPr>
        <w:tc>
          <w:tcPr>
            <w:tcW w:w="2921" w:type="pct"/>
            <w:shd w:val="clear" w:color="auto" w:fill="D9D9D9" w:themeFill="background1" w:themeFillShade="D9"/>
            <w:vAlign w:val="bottom"/>
          </w:tcPr>
          <w:p w14:paraId="633BEEBE" w14:textId="375D00BD" w:rsidR="00F7383D" w:rsidRPr="00D535DD" w:rsidRDefault="00F7383D" w:rsidP="00C75F5A">
            <w:r>
              <w:t>Source code file name</w:t>
            </w:r>
          </w:p>
        </w:tc>
        <w:tc>
          <w:tcPr>
            <w:tcW w:w="2079" w:type="pct"/>
            <w:shd w:val="clear" w:color="auto" w:fill="D9D9D9" w:themeFill="background1" w:themeFillShade="D9"/>
            <w:vAlign w:val="bottom"/>
          </w:tcPr>
          <w:p w14:paraId="0D42CDF6" w14:textId="0BE3ED6D" w:rsidR="00F7383D" w:rsidRPr="00D535DD" w:rsidRDefault="00F7383D" w:rsidP="00C75F5A">
            <w:r>
              <w:t>Line number(s)</w:t>
            </w:r>
          </w:p>
        </w:tc>
      </w:tr>
      <w:tr w:rsidR="00F7383D" w14:paraId="598D18E6" w14:textId="77777777" w:rsidTr="00F7383D">
        <w:tc>
          <w:tcPr>
            <w:tcW w:w="2921" w:type="pct"/>
          </w:tcPr>
          <w:p w14:paraId="57846B37" w14:textId="7DF36758" w:rsidR="00F7383D" w:rsidRDefault="00E47A13" w:rsidP="00C75F5A">
            <w:r>
              <w:t>Objects.hpp</w:t>
            </w:r>
          </w:p>
        </w:tc>
        <w:tc>
          <w:tcPr>
            <w:tcW w:w="2079" w:type="pct"/>
          </w:tcPr>
          <w:p w14:paraId="0E11FB3E" w14:textId="64524D84" w:rsidR="00F7383D" w:rsidRDefault="00E47A13" w:rsidP="00C75F5A">
            <w:r>
              <w:t>55-66</w:t>
            </w:r>
          </w:p>
        </w:tc>
      </w:tr>
      <w:tr w:rsidR="00F7383D" w14:paraId="62D06054" w14:textId="77777777" w:rsidTr="00F7383D">
        <w:tc>
          <w:tcPr>
            <w:tcW w:w="2921" w:type="pct"/>
          </w:tcPr>
          <w:p w14:paraId="15010BDF" w14:textId="77777777" w:rsidR="00F7383D" w:rsidRDefault="00F7383D" w:rsidP="00C75F5A"/>
        </w:tc>
        <w:tc>
          <w:tcPr>
            <w:tcW w:w="2079" w:type="pct"/>
          </w:tcPr>
          <w:p w14:paraId="64311518" w14:textId="77777777" w:rsidR="00F7383D" w:rsidRDefault="00F7383D" w:rsidP="00C75F5A"/>
        </w:tc>
      </w:tr>
    </w:tbl>
    <w:p w14:paraId="44C9A73C" w14:textId="77777777" w:rsidR="00F7383D" w:rsidRPr="00F7383D" w:rsidRDefault="00F7383D" w:rsidP="00F7383D"/>
    <w:sectPr w:rsidR="00F7383D" w:rsidRPr="00F7383D" w:rsidSect="00A6593C">
      <w:headerReference w:type="default" r:id="rId41"/>
      <w:footerReference w:type="default" r:id="rId42"/>
      <w:pgSz w:w="12240" w:h="15840"/>
      <w:pgMar w:top="720" w:right="720" w:bottom="720" w:left="72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9D406" w14:textId="77777777" w:rsidR="00744F64" w:rsidRDefault="00744F64" w:rsidP="00D73986">
      <w:r>
        <w:separator/>
      </w:r>
    </w:p>
  </w:endnote>
  <w:endnote w:type="continuationSeparator" w:id="0">
    <w:p w14:paraId="336D6606" w14:textId="77777777" w:rsidR="00744F64" w:rsidRDefault="00744F64"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5D604" w14:textId="77777777" w:rsidR="009E3E96" w:rsidRDefault="009E3E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9098" w14:textId="77777777" w:rsidR="009E3E96" w:rsidRDefault="009E3E96" w:rsidP="00BB4B7F">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C445E" w14:textId="77777777" w:rsidR="009E3E96" w:rsidRDefault="009E3E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A077" w14:textId="4DA1C993" w:rsidR="009E3E96" w:rsidRPr="00E11F13" w:rsidRDefault="009E3E96" w:rsidP="00BB4B7F">
    <w:pPr>
      <w:pStyle w:val="Footer"/>
      <w:pBdr>
        <w:top w:val="thickThinMediumGap" w:sz="4" w:space="1" w:color="auto"/>
      </w:pBdr>
    </w:pPr>
    <w:r w:rsidRPr="00E11F13">
      <w:fldChar w:fldCharType="begin"/>
    </w:r>
    <w:r w:rsidRPr="00E11F13">
      <w:instrText xml:space="preserve"> REF ProjectName \h  \* MERGEFORMAT </w:instrText>
    </w:r>
    <w:r w:rsidRPr="00E11F13">
      <w:fldChar w:fldCharType="separate"/>
    </w:r>
    <w:r>
      <w:t xml:space="preserve">Hotel Room Reservation System </w:t>
    </w:r>
    <w:r w:rsidRPr="00E11F13">
      <w:fldChar w:fldCharType="end"/>
    </w:r>
    <w:r w:rsidRPr="00E11F13">
      <w:tab/>
    </w:r>
    <w:r w:rsidRPr="00E11F13">
      <w:tab/>
      <w:t xml:space="preserve">Page </w:t>
    </w:r>
    <w:r w:rsidRPr="00E11F13">
      <w:fldChar w:fldCharType="begin"/>
    </w:r>
    <w:r w:rsidRPr="00E11F13">
      <w:instrText xml:space="preserve"> PAGE  \* roman  \* MERGEFORMAT </w:instrText>
    </w:r>
    <w:r w:rsidRPr="00E11F13">
      <w:fldChar w:fldCharType="separate"/>
    </w:r>
    <w:r w:rsidRPr="00E11F13">
      <w:t>i</w:t>
    </w:r>
    <w:r w:rsidRPr="00E11F13">
      <w:fldChar w:fldCharType="end"/>
    </w:r>
    <w:r w:rsidRPr="00E11F13">
      <w:t xml:space="preserve"> of </w:t>
    </w:r>
    <w:r w:rsidR="00744F64">
      <w:fldChar w:fldCharType="begin"/>
    </w:r>
    <w:r w:rsidR="00744F64">
      <w:instrText xml:space="preserve"> SECTIONPAGES  \* roman  \* MERGEFORMAT </w:instrText>
    </w:r>
    <w:r w:rsidR="00744F64">
      <w:fldChar w:fldCharType="separate"/>
    </w:r>
    <w:r w:rsidR="00061007">
      <w:rPr>
        <w:noProof/>
      </w:rPr>
      <w:t>iii</w:t>
    </w:r>
    <w:r w:rsidR="00744F64">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FDF29" w14:textId="1E793B46" w:rsidR="009E3E96" w:rsidRDefault="009E3E96" w:rsidP="0063638E">
    <w:pPr>
      <w:pStyle w:val="Footer"/>
      <w:pBdr>
        <w:top w:val="thickThinMediumGap" w:sz="4" w:space="1" w:color="auto"/>
      </w:pBdr>
    </w:pPr>
    <w:r w:rsidRPr="007C6B90">
      <w:fldChar w:fldCharType="begin"/>
    </w:r>
    <w:r w:rsidRPr="007C6B90">
      <w:instrText xml:space="preserve"> REF ProjectName \h  \* MERGEFORMAT </w:instrText>
    </w:r>
    <w:r w:rsidRPr="007C6B90">
      <w:fldChar w:fldCharType="separate"/>
    </w:r>
    <w:r>
      <w:t xml:space="preserve">Hotel Room Reservation System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r w:rsidR="00744F64">
      <w:fldChar w:fldCharType="begin"/>
    </w:r>
    <w:r w:rsidR="00744F64">
      <w:instrText xml:space="preserve"> NUMPAGES   \* MERGEFORMAT </w:instrText>
    </w:r>
    <w:r w:rsidR="00744F64">
      <w:fldChar w:fldCharType="separate"/>
    </w:r>
    <w:r w:rsidR="00061007">
      <w:rPr>
        <w:noProof/>
      </w:rPr>
      <w:instrText>15</w:instrText>
    </w:r>
    <w:r w:rsidR="00744F64">
      <w:rPr>
        <w:noProof/>
      </w:rPr>
      <w:fldChar w:fldCharType="end"/>
    </w:r>
    <w:r>
      <w:instrText xml:space="preserve"> - </w:instrText>
    </w:r>
    <w:r w:rsidR="00744F64">
      <w:fldChar w:fldCharType="begin"/>
    </w:r>
    <w:r w:rsidR="00744F64">
      <w:instrText xml:space="preserve"> PAGEREF  EndOfTOC  \* MERGEFORMAT </w:instrText>
    </w:r>
    <w:r w:rsidR="00744F64">
      <w:fldChar w:fldCharType="separate"/>
    </w:r>
    <w:r w:rsidR="00061007">
      <w:rPr>
        <w:noProof/>
      </w:rPr>
      <w:instrText>3</w:instrText>
    </w:r>
    <w:r w:rsidR="00744F64">
      <w:rPr>
        <w:noProof/>
      </w:rPr>
      <w:fldChar w:fldCharType="end"/>
    </w:r>
    <w:r>
      <w:instrText xml:space="preserve"> - 1 </w:instrText>
    </w:r>
    <w:r>
      <w:fldChar w:fldCharType="separate"/>
    </w:r>
    <w:r w:rsidR="00061007">
      <w:rPr>
        <w:noProof/>
      </w:rPr>
      <w:t>11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BFC72" w14:textId="5634E62D" w:rsidR="009E3E96" w:rsidRDefault="009E3E96" w:rsidP="005565C6">
    <w:pPr>
      <w:pStyle w:val="Footer"/>
      <w:pBdr>
        <w:top w:val="thickThinMediumGap" w:sz="4" w:space="1" w:color="auto"/>
      </w:pBdr>
      <w:tabs>
        <w:tab w:val="clear" w:pos="5400"/>
        <w:tab w:val="clear" w:pos="10800"/>
        <w:tab w:val="center" w:pos="7200"/>
        <w:tab w:val="right" w:pos="14400"/>
      </w:tabs>
    </w:pPr>
    <w:r w:rsidRPr="007C6B90">
      <w:fldChar w:fldCharType="begin"/>
    </w:r>
    <w:r w:rsidRPr="007C6B90">
      <w:instrText xml:space="preserve"> REF ProjectName \h  \* MERGEFORMAT </w:instrText>
    </w:r>
    <w:r w:rsidRPr="007C6B90">
      <w:fldChar w:fldCharType="separate"/>
    </w:r>
    <w:r>
      <w:t xml:space="preserve">Hotel Room Reservation System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r w:rsidR="00744F64">
      <w:fldChar w:fldCharType="begin"/>
    </w:r>
    <w:r w:rsidR="00744F64">
      <w:instrText xml:space="preserve"> NUMPAGES   \* MERGEFORMAT </w:instrText>
    </w:r>
    <w:r w:rsidR="00744F64">
      <w:fldChar w:fldCharType="separate"/>
    </w:r>
    <w:r w:rsidR="00061007">
      <w:rPr>
        <w:noProof/>
      </w:rPr>
      <w:instrText>15</w:instrText>
    </w:r>
    <w:r w:rsidR="00744F64">
      <w:rPr>
        <w:noProof/>
      </w:rPr>
      <w:fldChar w:fldCharType="end"/>
    </w:r>
    <w:r>
      <w:instrText xml:space="preserve"> - </w:instrText>
    </w:r>
    <w:r w:rsidR="00744F64">
      <w:fldChar w:fldCharType="begin"/>
    </w:r>
    <w:r w:rsidR="00744F64">
      <w:instrText xml:space="preserve"> PAGEREF  EndOfTOC  \* MERGEFORMAT </w:instrText>
    </w:r>
    <w:r w:rsidR="00744F64">
      <w:fldChar w:fldCharType="separate"/>
    </w:r>
    <w:r w:rsidR="00061007">
      <w:rPr>
        <w:noProof/>
      </w:rPr>
      <w:instrText>3</w:instrText>
    </w:r>
    <w:r w:rsidR="00744F64">
      <w:rPr>
        <w:noProof/>
      </w:rPr>
      <w:fldChar w:fldCharType="end"/>
    </w:r>
    <w:r>
      <w:instrText xml:space="preserve"> - 1 </w:instrText>
    </w:r>
    <w:r>
      <w:fldChar w:fldCharType="separate"/>
    </w:r>
    <w:r w:rsidR="00061007">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3FC8D" w14:textId="17E3606C" w:rsidR="009E3E96" w:rsidRDefault="009E3E96" w:rsidP="0063638E">
    <w:pPr>
      <w:pStyle w:val="Footer"/>
      <w:pBdr>
        <w:top w:val="thickThinMediumGap" w:sz="4" w:space="1" w:color="auto"/>
      </w:pBdr>
    </w:pPr>
    <w:r w:rsidRPr="007C6B90">
      <w:fldChar w:fldCharType="begin"/>
    </w:r>
    <w:r w:rsidRPr="007C6B90">
      <w:instrText xml:space="preserve"> REF ProjectName \h  \* MERGEFORMAT </w:instrText>
    </w:r>
    <w:r w:rsidRPr="007C6B90">
      <w:fldChar w:fldCharType="separate"/>
    </w:r>
    <w:r>
      <w:t xml:space="preserve">Hotel Room Reservation System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r w:rsidR="00744F64">
      <w:fldChar w:fldCharType="begin"/>
    </w:r>
    <w:r w:rsidR="00744F64">
      <w:instrText xml:space="preserve"> NUMPAGES   \* MERGEFORMAT </w:instrText>
    </w:r>
    <w:r w:rsidR="00744F64">
      <w:fldChar w:fldCharType="separate"/>
    </w:r>
    <w:r w:rsidR="00061007">
      <w:rPr>
        <w:noProof/>
      </w:rPr>
      <w:instrText>15</w:instrText>
    </w:r>
    <w:r w:rsidR="00744F64">
      <w:rPr>
        <w:noProof/>
      </w:rPr>
      <w:fldChar w:fldCharType="end"/>
    </w:r>
    <w:r>
      <w:instrText xml:space="preserve"> - </w:instrText>
    </w:r>
    <w:r w:rsidR="00744F64">
      <w:fldChar w:fldCharType="begin"/>
    </w:r>
    <w:r w:rsidR="00744F64">
      <w:instrText xml:space="preserve"> PAGEREF  EndOfTOC  \* MERGEFORMAT </w:instrText>
    </w:r>
    <w:r w:rsidR="00744F64">
      <w:fldChar w:fldCharType="separate"/>
    </w:r>
    <w:r w:rsidR="00061007">
      <w:rPr>
        <w:noProof/>
      </w:rPr>
      <w:instrText>3</w:instrText>
    </w:r>
    <w:r w:rsidR="00744F64">
      <w:rPr>
        <w:noProof/>
      </w:rPr>
      <w:fldChar w:fldCharType="end"/>
    </w:r>
    <w:r>
      <w:instrText xml:space="preserve"> - 1 </w:instrText>
    </w:r>
    <w:r>
      <w:fldChar w:fldCharType="separate"/>
    </w:r>
    <w:r w:rsidR="00061007">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7BF17" w14:textId="77777777" w:rsidR="00744F64" w:rsidRDefault="00744F64" w:rsidP="00D73986">
      <w:r>
        <w:separator/>
      </w:r>
    </w:p>
  </w:footnote>
  <w:footnote w:type="continuationSeparator" w:id="0">
    <w:p w14:paraId="051B9215" w14:textId="77777777" w:rsidR="00744F64" w:rsidRDefault="00744F64"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B4830" w14:textId="77777777" w:rsidR="009E3E96" w:rsidRDefault="009E3E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BFE7" w14:textId="77777777" w:rsidR="009E3E96" w:rsidRDefault="009E3E96" w:rsidP="00BB4B7F">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C49C1" w14:textId="77777777" w:rsidR="009E3E96" w:rsidRDefault="009E3E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3C14E" w14:textId="67CF273E" w:rsidR="009E3E96" w:rsidRPr="00C237FA" w:rsidRDefault="009E3E96" w:rsidP="00D73986">
    <w:pPr>
      <w:pStyle w:val="Header"/>
    </w:pPr>
    <w:r w:rsidRPr="00C237FA">
      <w:fldChar w:fldCharType="begin"/>
    </w:r>
    <w:r w:rsidRPr="00C237FA">
      <w:instrText xml:space="preserve"> REF DocumentTitle \h  \* MERGEFORMAT </w:instrText>
    </w:r>
    <w:r w:rsidRPr="00C237FA">
      <w:fldChar w:fldCharType="separate"/>
    </w:r>
    <w:r w:rsidRPr="004C00E5">
      <w:t>Vision and Business Case</w:t>
    </w:r>
    <w:r>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5C3010">
      <w:rPr>
        <w:noProof/>
      </w:rPr>
      <w:t>Sunday, May 16, 2021</w:t>
    </w:r>
    <w:r w:rsidRPr="00C237F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479F8" w14:textId="77777777" w:rsidR="009E3E96" w:rsidRDefault="009E3E96" w:rsidP="00D7398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E4DCF" w14:textId="32602245" w:rsidR="009E3E96" w:rsidRPr="00C237FA" w:rsidRDefault="009E3E96" w:rsidP="00D73986">
    <w:pPr>
      <w:pStyle w:val="Header"/>
    </w:pPr>
    <w:r w:rsidRPr="00C237FA">
      <w:fldChar w:fldCharType="begin"/>
    </w:r>
    <w:r w:rsidRPr="00C237FA">
      <w:instrText xml:space="preserve"> REF DocumentTitle \h  \* MERGEFORMAT </w:instrText>
    </w:r>
    <w:r w:rsidRPr="00C237FA">
      <w:fldChar w:fldCharType="separate"/>
    </w:r>
    <w:r w:rsidRPr="00FB117C">
      <w:t>SW Architecture Document</w:t>
    </w:r>
    <w:r>
      <w:t xml:space="preserve"> (SAD)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5C3010">
      <w:rPr>
        <w:noProof/>
      </w:rPr>
      <w:t>Sunday, May 16, 2021</w:t>
    </w:r>
    <w:r w:rsidRPr="00C237FA">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024AB" w14:textId="015FBA0F" w:rsidR="009E3E96" w:rsidRPr="00C237FA" w:rsidRDefault="009E3E96" w:rsidP="00C75F5A">
    <w:pPr>
      <w:pStyle w:val="Header"/>
      <w:tabs>
        <w:tab w:val="clear" w:pos="5400"/>
        <w:tab w:val="clear" w:pos="10800"/>
        <w:tab w:val="center" w:pos="7200"/>
        <w:tab w:val="right" w:pos="14400"/>
      </w:tabs>
    </w:pPr>
    <w:r w:rsidRPr="00C237FA">
      <w:fldChar w:fldCharType="begin"/>
    </w:r>
    <w:r w:rsidRPr="00C237FA">
      <w:instrText xml:space="preserve"> REF DocumentTitle \h  \* MERGEFORMAT </w:instrText>
    </w:r>
    <w:r w:rsidRPr="00C237FA">
      <w:fldChar w:fldCharType="separate"/>
    </w:r>
    <w:r w:rsidRPr="00FB117C">
      <w:t>SW Architecture Document</w:t>
    </w:r>
    <w:r>
      <w:t xml:space="preserve"> (SAD)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5C3010">
      <w:rPr>
        <w:noProof/>
      </w:rPr>
      <w:t>Sunday, May 16, 2021</w:t>
    </w:r>
    <w:r w:rsidRPr="00C237FA">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B3395" w14:textId="59497465" w:rsidR="009E3E96" w:rsidRPr="00C237FA" w:rsidRDefault="009E3E96" w:rsidP="00D73986">
    <w:pPr>
      <w:pStyle w:val="Header"/>
    </w:pPr>
    <w:r w:rsidRPr="00C237FA">
      <w:fldChar w:fldCharType="begin"/>
    </w:r>
    <w:r w:rsidRPr="00C237FA">
      <w:instrText xml:space="preserve"> REF DocumentTitle \h  \* MERGEFORMAT </w:instrText>
    </w:r>
    <w:r w:rsidRPr="00C237FA">
      <w:fldChar w:fldCharType="separate"/>
    </w:r>
    <w:r w:rsidRPr="00FB117C">
      <w:t>SW Architecture Document</w:t>
    </w:r>
    <w:r>
      <w:t xml:space="preserve"> (SAD)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5C3010">
      <w:rPr>
        <w:noProof/>
      </w:rPr>
      <w:t>Sunday, May 16, 2021</w:t>
    </w:r>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8452CB"/>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C546AD1"/>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D357D20"/>
    <w:multiLevelType w:val="hybridMultilevel"/>
    <w:tmpl w:val="2E08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B877FD"/>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len Rivas">
    <w15:presenceInfo w15:providerId="Windows Live" w15:userId="011d72a5cfb2d7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054C3"/>
    <w:rsid w:val="000246CF"/>
    <w:rsid w:val="0004220B"/>
    <w:rsid w:val="0005692C"/>
    <w:rsid w:val="00061007"/>
    <w:rsid w:val="000774C0"/>
    <w:rsid w:val="000B533C"/>
    <w:rsid w:val="000C042E"/>
    <w:rsid w:val="000C530D"/>
    <w:rsid w:val="000D187E"/>
    <w:rsid w:val="000E24B8"/>
    <w:rsid w:val="000E790D"/>
    <w:rsid w:val="00105AE3"/>
    <w:rsid w:val="00126BCF"/>
    <w:rsid w:val="0013122B"/>
    <w:rsid w:val="0013169D"/>
    <w:rsid w:val="00143A9F"/>
    <w:rsid w:val="0017321D"/>
    <w:rsid w:val="00183DCE"/>
    <w:rsid w:val="001A2D99"/>
    <w:rsid w:val="001C3291"/>
    <w:rsid w:val="001C33F3"/>
    <w:rsid w:val="001E5FB9"/>
    <w:rsid w:val="00205B61"/>
    <w:rsid w:val="002123FE"/>
    <w:rsid w:val="00213096"/>
    <w:rsid w:val="002230E7"/>
    <w:rsid w:val="002249E6"/>
    <w:rsid w:val="002308FD"/>
    <w:rsid w:val="0023674B"/>
    <w:rsid w:val="00240DD2"/>
    <w:rsid w:val="002573C0"/>
    <w:rsid w:val="00284998"/>
    <w:rsid w:val="00291A5E"/>
    <w:rsid w:val="002C5DA9"/>
    <w:rsid w:val="002D5DF5"/>
    <w:rsid w:val="0031324D"/>
    <w:rsid w:val="00333F1E"/>
    <w:rsid w:val="00345094"/>
    <w:rsid w:val="00347A0C"/>
    <w:rsid w:val="003562AD"/>
    <w:rsid w:val="00372871"/>
    <w:rsid w:val="00396D65"/>
    <w:rsid w:val="003C21FF"/>
    <w:rsid w:val="003D468F"/>
    <w:rsid w:val="003F4832"/>
    <w:rsid w:val="00446A90"/>
    <w:rsid w:val="00460194"/>
    <w:rsid w:val="00465A23"/>
    <w:rsid w:val="00483007"/>
    <w:rsid w:val="004931D0"/>
    <w:rsid w:val="004B5BB5"/>
    <w:rsid w:val="004B60A3"/>
    <w:rsid w:val="004C00E5"/>
    <w:rsid w:val="004C3DF1"/>
    <w:rsid w:val="004D0575"/>
    <w:rsid w:val="004E2444"/>
    <w:rsid w:val="004E612C"/>
    <w:rsid w:val="004F22BD"/>
    <w:rsid w:val="00537B55"/>
    <w:rsid w:val="005565C6"/>
    <w:rsid w:val="00562A15"/>
    <w:rsid w:val="00566D30"/>
    <w:rsid w:val="00575AAD"/>
    <w:rsid w:val="00583346"/>
    <w:rsid w:val="00583DF2"/>
    <w:rsid w:val="005C0CF6"/>
    <w:rsid w:val="005C2960"/>
    <w:rsid w:val="005C3010"/>
    <w:rsid w:val="005D6501"/>
    <w:rsid w:val="005D6794"/>
    <w:rsid w:val="005D69F6"/>
    <w:rsid w:val="005E44E8"/>
    <w:rsid w:val="005E71D7"/>
    <w:rsid w:val="005F2BCA"/>
    <w:rsid w:val="00604E16"/>
    <w:rsid w:val="006161F6"/>
    <w:rsid w:val="00617FFC"/>
    <w:rsid w:val="00622795"/>
    <w:rsid w:val="0063338F"/>
    <w:rsid w:val="0063638E"/>
    <w:rsid w:val="00656E0B"/>
    <w:rsid w:val="006815E2"/>
    <w:rsid w:val="00686996"/>
    <w:rsid w:val="006A2999"/>
    <w:rsid w:val="006B06C3"/>
    <w:rsid w:val="006B6E74"/>
    <w:rsid w:val="006E0AA4"/>
    <w:rsid w:val="0070363D"/>
    <w:rsid w:val="007121A4"/>
    <w:rsid w:val="00715E3A"/>
    <w:rsid w:val="00726BB9"/>
    <w:rsid w:val="00744F64"/>
    <w:rsid w:val="00760A8E"/>
    <w:rsid w:val="007619AA"/>
    <w:rsid w:val="00774050"/>
    <w:rsid w:val="00774689"/>
    <w:rsid w:val="007A3348"/>
    <w:rsid w:val="007B71EE"/>
    <w:rsid w:val="007C2935"/>
    <w:rsid w:val="007C2EE1"/>
    <w:rsid w:val="007C6B90"/>
    <w:rsid w:val="007E6647"/>
    <w:rsid w:val="00811B9D"/>
    <w:rsid w:val="008212D7"/>
    <w:rsid w:val="0084306B"/>
    <w:rsid w:val="008437A3"/>
    <w:rsid w:val="00845520"/>
    <w:rsid w:val="00866B44"/>
    <w:rsid w:val="00883982"/>
    <w:rsid w:val="008C142F"/>
    <w:rsid w:val="008E4E0F"/>
    <w:rsid w:val="008F2B24"/>
    <w:rsid w:val="009216B8"/>
    <w:rsid w:val="00921F78"/>
    <w:rsid w:val="00927E2D"/>
    <w:rsid w:val="00930F95"/>
    <w:rsid w:val="00946076"/>
    <w:rsid w:val="009735F5"/>
    <w:rsid w:val="009B577F"/>
    <w:rsid w:val="009C32DE"/>
    <w:rsid w:val="009D12CA"/>
    <w:rsid w:val="009E3E96"/>
    <w:rsid w:val="00A011D0"/>
    <w:rsid w:val="00A32A2E"/>
    <w:rsid w:val="00A614F1"/>
    <w:rsid w:val="00A63D97"/>
    <w:rsid w:val="00A6535D"/>
    <w:rsid w:val="00A6593C"/>
    <w:rsid w:val="00A82140"/>
    <w:rsid w:val="00A96838"/>
    <w:rsid w:val="00AA538F"/>
    <w:rsid w:val="00AB4E94"/>
    <w:rsid w:val="00AC473A"/>
    <w:rsid w:val="00AC6C4C"/>
    <w:rsid w:val="00AD102D"/>
    <w:rsid w:val="00AE78AD"/>
    <w:rsid w:val="00AF5DDF"/>
    <w:rsid w:val="00B3302A"/>
    <w:rsid w:val="00B8242B"/>
    <w:rsid w:val="00B83037"/>
    <w:rsid w:val="00B8520D"/>
    <w:rsid w:val="00B93DBD"/>
    <w:rsid w:val="00BA791C"/>
    <w:rsid w:val="00BB4B7F"/>
    <w:rsid w:val="00BC529A"/>
    <w:rsid w:val="00BE0AEB"/>
    <w:rsid w:val="00BE23E8"/>
    <w:rsid w:val="00BE6C27"/>
    <w:rsid w:val="00BF31CF"/>
    <w:rsid w:val="00BF7362"/>
    <w:rsid w:val="00C037DA"/>
    <w:rsid w:val="00C161C0"/>
    <w:rsid w:val="00C20764"/>
    <w:rsid w:val="00C237FA"/>
    <w:rsid w:val="00C3497E"/>
    <w:rsid w:val="00C415C6"/>
    <w:rsid w:val="00C53336"/>
    <w:rsid w:val="00C60461"/>
    <w:rsid w:val="00C75F5A"/>
    <w:rsid w:val="00C958A6"/>
    <w:rsid w:val="00CA7981"/>
    <w:rsid w:val="00CC17B0"/>
    <w:rsid w:val="00CC4516"/>
    <w:rsid w:val="00CD2304"/>
    <w:rsid w:val="00CD4E89"/>
    <w:rsid w:val="00CE2B3C"/>
    <w:rsid w:val="00CF11EF"/>
    <w:rsid w:val="00D2139F"/>
    <w:rsid w:val="00D54F33"/>
    <w:rsid w:val="00D73986"/>
    <w:rsid w:val="00D744D3"/>
    <w:rsid w:val="00DA480A"/>
    <w:rsid w:val="00E11F13"/>
    <w:rsid w:val="00E23B71"/>
    <w:rsid w:val="00E242F8"/>
    <w:rsid w:val="00E34383"/>
    <w:rsid w:val="00E47A13"/>
    <w:rsid w:val="00E534CF"/>
    <w:rsid w:val="00E639BB"/>
    <w:rsid w:val="00E664C8"/>
    <w:rsid w:val="00E876A1"/>
    <w:rsid w:val="00E91ACB"/>
    <w:rsid w:val="00EA16FE"/>
    <w:rsid w:val="00EA412C"/>
    <w:rsid w:val="00EB0379"/>
    <w:rsid w:val="00EC4BA9"/>
    <w:rsid w:val="00EC7326"/>
    <w:rsid w:val="00EE7695"/>
    <w:rsid w:val="00EF4CFB"/>
    <w:rsid w:val="00F079D5"/>
    <w:rsid w:val="00F2135D"/>
    <w:rsid w:val="00F66BF8"/>
    <w:rsid w:val="00F678BF"/>
    <w:rsid w:val="00F7383D"/>
    <w:rsid w:val="00F73A7B"/>
    <w:rsid w:val="00F7605E"/>
    <w:rsid w:val="00F90186"/>
    <w:rsid w:val="00FB117C"/>
    <w:rsid w:val="00FC7841"/>
    <w:rsid w:val="00FD2C1F"/>
    <w:rsid w:val="00FE6391"/>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8562">
      <w:bodyDiv w:val="1"/>
      <w:marLeft w:val="0"/>
      <w:marRight w:val="0"/>
      <w:marTop w:val="0"/>
      <w:marBottom w:val="0"/>
      <w:divBdr>
        <w:top w:val="none" w:sz="0" w:space="0" w:color="auto"/>
        <w:left w:val="none" w:sz="0" w:space="0" w:color="auto"/>
        <w:bottom w:val="none" w:sz="0" w:space="0" w:color="auto"/>
        <w:right w:val="none" w:sz="0" w:space="0" w:color="auto"/>
      </w:divBdr>
    </w:div>
    <w:div w:id="179010578">
      <w:bodyDiv w:val="1"/>
      <w:marLeft w:val="0"/>
      <w:marRight w:val="0"/>
      <w:marTop w:val="0"/>
      <w:marBottom w:val="0"/>
      <w:divBdr>
        <w:top w:val="none" w:sz="0" w:space="0" w:color="auto"/>
        <w:left w:val="none" w:sz="0" w:space="0" w:color="auto"/>
        <w:bottom w:val="none" w:sz="0" w:space="0" w:color="auto"/>
        <w:right w:val="none" w:sz="0" w:space="0" w:color="auto"/>
      </w:divBdr>
    </w:div>
    <w:div w:id="272442149">
      <w:bodyDiv w:val="1"/>
      <w:marLeft w:val="0"/>
      <w:marRight w:val="0"/>
      <w:marTop w:val="0"/>
      <w:marBottom w:val="0"/>
      <w:divBdr>
        <w:top w:val="none" w:sz="0" w:space="0" w:color="auto"/>
        <w:left w:val="none" w:sz="0" w:space="0" w:color="auto"/>
        <w:bottom w:val="none" w:sz="0" w:space="0" w:color="auto"/>
        <w:right w:val="none" w:sz="0" w:space="0" w:color="auto"/>
      </w:divBdr>
    </w:div>
    <w:div w:id="104321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7.jpeg"/><Relationship Id="rId39" Type="http://schemas.openxmlformats.org/officeDocument/2006/relationships/image" Target="media/image18.png"/><Relationship Id="rId21" Type="http://schemas.openxmlformats.org/officeDocument/2006/relationships/header" Target="header6.xml"/><Relationship Id="rId34" Type="http://schemas.openxmlformats.org/officeDocument/2006/relationships/image" Target="media/image13.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len.rrivas30@csu.fullerton.edu" TargetMode="External"/><Relationship Id="rId24" Type="http://schemas.openxmlformats.org/officeDocument/2006/relationships/image" Target="media/image5.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5.png"/><Relationship Id="rId10" Type="http://schemas.openxmlformats.org/officeDocument/2006/relationships/image" Target="media/image3.svg"/><Relationship Id="rId19" Type="http://schemas.openxmlformats.org/officeDocument/2006/relationships/footer" Target="footer4.xml"/><Relationship Id="rId31" Type="http://schemas.openxmlformats.org/officeDocument/2006/relationships/image" Target="media/image10.jpe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8.jpeg"/><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20" Type="http://schemas.openxmlformats.org/officeDocument/2006/relationships/header" Target="header5.xml"/><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15</Pages>
  <Words>1843</Words>
  <Characters>10507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Allen Rivas</cp:lastModifiedBy>
  <cp:revision>219</cp:revision>
  <cp:lastPrinted>2020-09-05T18:52:00Z</cp:lastPrinted>
  <dcterms:created xsi:type="dcterms:W3CDTF">2020-09-04T22:31:00Z</dcterms:created>
  <dcterms:modified xsi:type="dcterms:W3CDTF">2021-05-17T01:25:00Z</dcterms:modified>
</cp:coreProperties>
</file>